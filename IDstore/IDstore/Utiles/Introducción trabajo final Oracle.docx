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1F8C" w:rsidRPr="00DC56EB" w:rsidRDefault="00B61F8C" w:rsidP="00B61F8C">
      <w:pPr>
        <w:spacing w:line="480" w:lineRule="auto"/>
        <w:jc w:val="center"/>
        <w:rPr>
          <w:rFonts w:cs="Times New Roman"/>
          <w:color w:val="000000" w:themeColor="text1"/>
          <w:sz w:val="28"/>
          <w:szCs w:val="28"/>
          <w:rPrChange w:id="0" w:author="Pervac" w:date="2014-08-31T23:46:00Z">
            <w:rPr>
              <w:rFonts w:ascii="Bradley Hand ITC" w:hAnsi="Bradley Hand ITC" w:cs="Times New Roman"/>
              <w:b/>
              <w:color w:val="000000" w:themeColor="text1"/>
              <w:sz w:val="24"/>
              <w:szCs w:val="24"/>
            </w:rPr>
          </w:rPrChange>
        </w:rPr>
      </w:pPr>
      <w:bookmarkStart w:id="1" w:name="_GoBack"/>
      <w:r w:rsidRPr="00DC56EB">
        <w:rPr>
          <w:rFonts w:cs="Times New Roman"/>
          <w:color w:val="000000" w:themeColor="text1"/>
          <w:sz w:val="28"/>
          <w:szCs w:val="28"/>
          <w:rPrChange w:id="2" w:author="Pervac" w:date="2014-08-31T23:46:00Z">
            <w:rPr>
              <w:rFonts w:ascii="Bradley Hand ITC" w:hAnsi="Bradley Hand ITC" w:cs="Times New Roman"/>
              <w:b/>
              <w:color w:val="000000" w:themeColor="text1"/>
              <w:sz w:val="24"/>
              <w:szCs w:val="24"/>
            </w:rPr>
          </w:rPrChange>
        </w:rPr>
        <w:t>UNIVERSIDAD TECNOLÓGICA DEL PERÚ</w:t>
      </w:r>
    </w:p>
    <w:p w:rsidR="00B61F8C" w:rsidRPr="00DC56EB" w:rsidRDefault="00B61F8C" w:rsidP="00B61F8C">
      <w:pPr>
        <w:spacing w:line="480" w:lineRule="auto"/>
        <w:jc w:val="center"/>
        <w:rPr>
          <w:rFonts w:cs="Times New Roman"/>
          <w:color w:val="000000" w:themeColor="text1"/>
          <w:sz w:val="28"/>
          <w:szCs w:val="28"/>
          <w:rPrChange w:id="3" w:author="Pervac" w:date="2014-08-31T23:46:00Z">
            <w:rPr>
              <w:rFonts w:ascii="Bradley Hand ITC" w:hAnsi="Bradley Hand ITC" w:cs="Times New Roman"/>
              <w:b/>
              <w:color w:val="000000" w:themeColor="text1"/>
              <w:sz w:val="24"/>
              <w:szCs w:val="24"/>
            </w:rPr>
          </w:rPrChange>
        </w:rPr>
      </w:pPr>
      <w:r w:rsidRPr="00DC56EB">
        <w:rPr>
          <w:rFonts w:cs="Times New Roman"/>
          <w:noProof/>
          <w:color w:val="000000" w:themeColor="text1"/>
          <w:sz w:val="28"/>
          <w:szCs w:val="28"/>
          <w:lang w:eastAsia="es-PE"/>
          <w:rPrChange w:id="4" w:author="Pervac" w:date="2014-08-31T23:46:00Z">
            <w:rPr>
              <w:rFonts w:ascii="Bradley Hand ITC" w:hAnsi="Bradley Hand ITC" w:cs="Times New Roman"/>
              <w:b/>
              <w:noProof/>
              <w:color w:val="000000" w:themeColor="text1"/>
              <w:sz w:val="24"/>
              <w:szCs w:val="24"/>
              <w:lang w:eastAsia="es-PE"/>
            </w:rPr>
          </w:rPrChange>
        </w:rPr>
        <w:drawing>
          <wp:anchor distT="0" distB="0" distL="114300" distR="114300" simplePos="0" relativeHeight="251659264" behindDoc="0" locked="0" layoutInCell="1" allowOverlap="1" wp14:anchorId="2C02141B" wp14:editId="66CA22C1">
            <wp:simplePos x="0" y="0"/>
            <wp:positionH relativeFrom="column">
              <wp:posOffset>1993265</wp:posOffset>
            </wp:positionH>
            <wp:positionV relativeFrom="paragraph">
              <wp:posOffset>216535</wp:posOffset>
            </wp:positionV>
            <wp:extent cx="1437005" cy="1551940"/>
            <wp:effectExtent l="0" t="0" r="0" b="0"/>
            <wp:wrapNone/>
            <wp:docPr id="8" name="Imagen 2" descr="Logo_UTP_RS.jpg"/>
            <wp:cNvGraphicFramePr/>
            <a:graphic xmlns:a="http://schemas.openxmlformats.org/drawingml/2006/main">
              <a:graphicData uri="http://schemas.openxmlformats.org/drawingml/2006/picture">
                <pic:pic xmlns:pic="http://schemas.openxmlformats.org/drawingml/2006/picture">
                  <pic:nvPicPr>
                    <pic:cNvPr id="4" name="3 Imagen" descr="Logo_UTP_RS.jpg"/>
                    <pic:cNvPicPr>
                      <a:picLocks noChangeAspect="1"/>
                    </pic:cNvPicPr>
                  </pic:nvPicPr>
                  <pic:blipFill>
                    <a:blip r:embed="rId9" cstate="print"/>
                    <a:stretch>
                      <a:fillRect/>
                    </a:stretch>
                  </pic:blipFill>
                  <pic:spPr>
                    <a:xfrm>
                      <a:off x="0" y="0"/>
                      <a:ext cx="1437005" cy="1551940"/>
                    </a:xfrm>
                    <a:prstGeom prst="rect">
                      <a:avLst/>
                    </a:prstGeom>
                  </pic:spPr>
                </pic:pic>
              </a:graphicData>
            </a:graphic>
          </wp:anchor>
        </w:drawing>
      </w:r>
    </w:p>
    <w:p w:rsidR="00B61F8C" w:rsidRPr="00DC56EB" w:rsidRDefault="00B61F8C" w:rsidP="00B61F8C">
      <w:pPr>
        <w:spacing w:line="480" w:lineRule="auto"/>
        <w:jc w:val="center"/>
        <w:rPr>
          <w:rFonts w:cs="Times New Roman"/>
          <w:color w:val="000000" w:themeColor="text1"/>
          <w:sz w:val="28"/>
          <w:szCs w:val="28"/>
          <w:rPrChange w:id="5" w:author="Pervac" w:date="2014-08-31T23:46:00Z">
            <w:rPr>
              <w:rFonts w:ascii="Bradley Hand ITC" w:hAnsi="Bradley Hand ITC" w:cs="Times New Roman"/>
              <w:b/>
              <w:color w:val="000000" w:themeColor="text1"/>
              <w:sz w:val="24"/>
              <w:szCs w:val="24"/>
            </w:rPr>
          </w:rPrChange>
        </w:rPr>
      </w:pPr>
    </w:p>
    <w:p w:rsidR="00B61F8C" w:rsidRPr="00DC56EB" w:rsidRDefault="00B61F8C" w:rsidP="00B61F8C">
      <w:pPr>
        <w:spacing w:line="480" w:lineRule="auto"/>
        <w:jc w:val="center"/>
        <w:rPr>
          <w:rFonts w:cs="Times New Roman"/>
          <w:color w:val="000000" w:themeColor="text1"/>
          <w:sz w:val="28"/>
          <w:szCs w:val="28"/>
          <w:rPrChange w:id="6" w:author="Pervac" w:date="2014-08-31T23:46:00Z">
            <w:rPr>
              <w:rFonts w:ascii="Bradley Hand ITC" w:hAnsi="Bradley Hand ITC" w:cs="Times New Roman"/>
              <w:b/>
              <w:color w:val="000000" w:themeColor="text1"/>
              <w:sz w:val="24"/>
              <w:szCs w:val="24"/>
            </w:rPr>
          </w:rPrChange>
        </w:rPr>
      </w:pPr>
    </w:p>
    <w:p w:rsidR="00B61F8C" w:rsidRPr="00DC56EB" w:rsidRDefault="00B61F8C" w:rsidP="00B61F8C">
      <w:pPr>
        <w:spacing w:line="480" w:lineRule="auto"/>
        <w:jc w:val="center"/>
        <w:rPr>
          <w:rFonts w:cs="Times New Roman"/>
          <w:color w:val="000000" w:themeColor="text1"/>
          <w:sz w:val="28"/>
          <w:szCs w:val="28"/>
          <w:rPrChange w:id="7" w:author="Pervac" w:date="2014-08-31T23:46:00Z">
            <w:rPr>
              <w:rFonts w:ascii="Bradley Hand ITC" w:hAnsi="Bradley Hand ITC" w:cs="Times New Roman"/>
              <w:b/>
              <w:color w:val="000000" w:themeColor="text1"/>
              <w:sz w:val="24"/>
              <w:szCs w:val="24"/>
            </w:rPr>
          </w:rPrChange>
        </w:rPr>
      </w:pPr>
    </w:p>
    <w:p w:rsidR="00B61F8C" w:rsidRPr="00DC56EB" w:rsidRDefault="00B61F8C" w:rsidP="00B61F8C">
      <w:pPr>
        <w:spacing w:line="480" w:lineRule="auto"/>
        <w:jc w:val="center"/>
        <w:rPr>
          <w:rFonts w:cs="Times New Roman"/>
          <w:color w:val="000000" w:themeColor="text1"/>
          <w:sz w:val="28"/>
          <w:szCs w:val="28"/>
          <w:rPrChange w:id="8"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9" w:author="Pervac" w:date="2014-08-31T23:46:00Z">
            <w:rPr>
              <w:rFonts w:ascii="Bradley Hand ITC" w:hAnsi="Bradley Hand ITC" w:cs="Times New Roman"/>
              <w:b/>
              <w:color w:val="000000" w:themeColor="text1"/>
              <w:sz w:val="24"/>
              <w:szCs w:val="24"/>
            </w:rPr>
          </w:rPrChange>
        </w:rPr>
        <w:t>FILIAL AREQUIPA</w:t>
      </w:r>
    </w:p>
    <w:p w:rsidR="00B61F8C" w:rsidRPr="00DC56EB" w:rsidRDefault="00B61F8C" w:rsidP="00B61F8C">
      <w:pPr>
        <w:spacing w:line="480" w:lineRule="auto"/>
        <w:jc w:val="center"/>
        <w:rPr>
          <w:rFonts w:cs="Times New Roman"/>
          <w:color w:val="000000" w:themeColor="text1"/>
          <w:sz w:val="28"/>
          <w:szCs w:val="28"/>
          <w:rPrChange w:id="10"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11" w:author="Pervac" w:date="2014-08-31T23:46:00Z">
            <w:rPr>
              <w:rFonts w:ascii="Bradley Hand ITC" w:hAnsi="Bradley Hand ITC" w:cs="Times New Roman"/>
              <w:b/>
              <w:color w:val="000000" w:themeColor="text1"/>
              <w:sz w:val="24"/>
              <w:szCs w:val="24"/>
            </w:rPr>
          </w:rPrChange>
        </w:rPr>
        <w:t>CIENCIAS E INGENIERÍAS</w:t>
      </w:r>
    </w:p>
    <w:p w:rsidR="00B61F8C" w:rsidRPr="00DC56EB" w:rsidRDefault="00B61F8C" w:rsidP="00B61F8C">
      <w:pPr>
        <w:tabs>
          <w:tab w:val="left" w:pos="0"/>
        </w:tabs>
        <w:spacing w:line="480" w:lineRule="auto"/>
        <w:jc w:val="center"/>
        <w:rPr>
          <w:rFonts w:cs="Times New Roman"/>
          <w:color w:val="000000" w:themeColor="text1"/>
          <w:sz w:val="28"/>
          <w:szCs w:val="28"/>
          <w:rPrChange w:id="12"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13" w:author="Pervac" w:date="2014-08-31T23:46:00Z">
            <w:rPr>
              <w:rFonts w:ascii="Bradley Hand ITC" w:hAnsi="Bradley Hand ITC" w:cs="Times New Roman"/>
              <w:b/>
              <w:color w:val="000000" w:themeColor="text1"/>
              <w:sz w:val="24"/>
              <w:szCs w:val="24"/>
            </w:rPr>
          </w:rPrChange>
        </w:rPr>
        <w:t>INGENIERÍA DE SISTEMAS E INFORMÁTICA</w:t>
      </w:r>
    </w:p>
    <w:p w:rsidR="00B61F8C" w:rsidRPr="00DC56EB" w:rsidRDefault="00DA222E" w:rsidP="00B61F8C">
      <w:pPr>
        <w:spacing w:line="480" w:lineRule="auto"/>
        <w:jc w:val="center"/>
        <w:rPr>
          <w:rFonts w:cs="Times New Roman"/>
          <w:color w:val="000000" w:themeColor="text1"/>
          <w:sz w:val="28"/>
          <w:szCs w:val="28"/>
          <w:rPrChange w:id="14"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15" w:author="Pervac" w:date="2014-08-31T23:46:00Z">
            <w:rPr>
              <w:rFonts w:ascii="Bradley Hand ITC" w:hAnsi="Bradley Hand ITC" w:cs="Times New Roman"/>
              <w:b/>
              <w:color w:val="000000" w:themeColor="text1"/>
              <w:sz w:val="24"/>
              <w:szCs w:val="24"/>
            </w:rPr>
          </w:rPrChange>
        </w:rPr>
        <w:t xml:space="preserve"> </w:t>
      </w:r>
      <w:r w:rsidR="00B61F8C" w:rsidRPr="00DC56EB">
        <w:rPr>
          <w:rFonts w:cs="Times New Roman"/>
          <w:color w:val="000000" w:themeColor="text1"/>
          <w:sz w:val="28"/>
          <w:szCs w:val="28"/>
          <w:rPrChange w:id="16" w:author="Pervac" w:date="2014-08-31T23:46:00Z">
            <w:rPr>
              <w:rFonts w:ascii="Bradley Hand ITC" w:hAnsi="Bradley Hand ITC" w:cs="Times New Roman"/>
              <w:b/>
              <w:color w:val="000000" w:themeColor="text1"/>
              <w:sz w:val="24"/>
              <w:szCs w:val="24"/>
            </w:rPr>
          </w:rPrChange>
        </w:rPr>
        <w:t>“</w:t>
      </w:r>
      <w:ins w:id="17" w:author="Pervac" w:date="2014-08-31T23:47:00Z">
        <w:r w:rsidR="00DC56EB">
          <w:rPr>
            <w:rFonts w:cs="Times New Roman"/>
            <w:color w:val="000000" w:themeColor="text1"/>
            <w:sz w:val="28"/>
            <w:szCs w:val="28"/>
          </w:rPr>
          <w:t>Sistema de Abastecimiento de Combustible IDSTORE</w:t>
        </w:r>
      </w:ins>
      <w:del w:id="18" w:author="Pervac" w:date="2014-08-31T23:47:00Z">
        <w:r w:rsidR="00B61F8C" w:rsidRPr="00DC56EB" w:rsidDel="00DC56EB">
          <w:rPr>
            <w:rFonts w:cs="Times New Roman"/>
            <w:color w:val="000000" w:themeColor="text1"/>
            <w:sz w:val="28"/>
            <w:szCs w:val="28"/>
            <w:rPrChange w:id="19" w:author="Pervac" w:date="2014-08-31T23:46:00Z">
              <w:rPr>
                <w:rFonts w:ascii="Bradley Hand ITC" w:hAnsi="Bradley Hand ITC" w:cs="Times New Roman"/>
                <w:b/>
                <w:color w:val="000000" w:themeColor="text1"/>
                <w:sz w:val="24"/>
                <w:szCs w:val="24"/>
              </w:rPr>
            </w:rPrChange>
          </w:rPr>
          <w:delText xml:space="preserve">Avance de Trabajo Final </w:delText>
        </w:r>
      </w:del>
      <w:r w:rsidR="00B61F8C" w:rsidRPr="00DC56EB">
        <w:rPr>
          <w:rFonts w:cs="Times New Roman"/>
          <w:color w:val="000000" w:themeColor="text1"/>
          <w:sz w:val="28"/>
          <w:szCs w:val="28"/>
          <w:rPrChange w:id="20" w:author="Pervac" w:date="2014-08-31T23:46:00Z">
            <w:rPr>
              <w:rFonts w:ascii="Bradley Hand ITC" w:hAnsi="Bradley Hand ITC" w:cs="Times New Roman"/>
              <w:b/>
              <w:color w:val="000000" w:themeColor="text1"/>
              <w:sz w:val="24"/>
              <w:szCs w:val="24"/>
            </w:rPr>
          </w:rPrChange>
        </w:rPr>
        <w:t>“</w:t>
      </w:r>
    </w:p>
    <w:p w:rsidR="00B61F8C" w:rsidRPr="00DC56EB" w:rsidRDefault="00B61F8C" w:rsidP="00B61F8C">
      <w:pPr>
        <w:spacing w:line="480" w:lineRule="auto"/>
        <w:jc w:val="center"/>
        <w:rPr>
          <w:rFonts w:cs="Times New Roman"/>
          <w:color w:val="000000" w:themeColor="text1"/>
          <w:sz w:val="28"/>
          <w:szCs w:val="28"/>
          <w:rPrChange w:id="21"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22" w:author="Pervac" w:date="2014-08-31T23:46:00Z">
            <w:rPr>
              <w:rFonts w:ascii="Bradley Hand ITC" w:hAnsi="Bradley Hand ITC" w:cs="Times New Roman"/>
              <w:b/>
              <w:color w:val="000000" w:themeColor="text1"/>
              <w:sz w:val="24"/>
              <w:szCs w:val="24"/>
            </w:rPr>
          </w:rPrChange>
        </w:rPr>
        <w:t>Integrante:</w:t>
      </w:r>
    </w:p>
    <w:p w:rsidR="00B61F8C" w:rsidRPr="00DC56EB" w:rsidRDefault="00DC56EB" w:rsidP="00B61F8C">
      <w:pPr>
        <w:spacing w:line="480" w:lineRule="auto"/>
        <w:jc w:val="center"/>
        <w:rPr>
          <w:rFonts w:cs="Times New Roman"/>
          <w:color w:val="000000" w:themeColor="text1"/>
          <w:sz w:val="28"/>
          <w:szCs w:val="28"/>
          <w:rPrChange w:id="23" w:author="Pervac" w:date="2014-08-31T23:46:00Z">
            <w:rPr>
              <w:rFonts w:ascii="Bradley Hand ITC" w:hAnsi="Bradley Hand ITC" w:cs="Times New Roman"/>
              <w:b/>
              <w:color w:val="000000" w:themeColor="text1"/>
              <w:sz w:val="24"/>
              <w:szCs w:val="24"/>
            </w:rPr>
          </w:rPrChange>
        </w:rPr>
      </w:pPr>
      <w:proofErr w:type="spellStart"/>
      <w:ins w:id="24" w:author="Pervac" w:date="2014-08-31T23:47:00Z">
        <w:r>
          <w:rPr>
            <w:rFonts w:cs="Times New Roman"/>
            <w:color w:val="000000" w:themeColor="text1"/>
            <w:sz w:val="28"/>
            <w:szCs w:val="28"/>
          </w:rPr>
          <w:t>Percy</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Saico</w:t>
        </w:r>
        <w:proofErr w:type="spellEnd"/>
        <w:r>
          <w:rPr>
            <w:rFonts w:cs="Times New Roman"/>
            <w:color w:val="000000" w:themeColor="text1"/>
            <w:sz w:val="28"/>
            <w:szCs w:val="28"/>
          </w:rPr>
          <w:t xml:space="preserve"> </w:t>
        </w:r>
        <w:proofErr w:type="spellStart"/>
        <w:r>
          <w:rPr>
            <w:rFonts w:cs="Times New Roman"/>
            <w:color w:val="000000" w:themeColor="text1"/>
            <w:sz w:val="28"/>
            <w:szCs w:val="28"/>
          </w:rPr>
          <w:t>ccapa</w:t>
        </w:r>
      </w:ins>
      <w:proofErr w:type="spellEnd"/>
      <w:del w:id="25" w:author="Pervac" w:date="2014-08-31T23:47:00Z">
        <w:r w:rsidR="00DA222E" w:rsidRPr="00DC56EB" w:rsidDel="00DC56EB">
          <w:rPr>
            <w:rFonts w:cs="Times New Roman"/>
            <w:color w:val="000000" w:themeColor="text1"/>
            <w:sz w:val="28"/>
            <w:szCs w:val="28"/>
            <w:rPrChange w:id="26" w:author="Pervac" w:date="2014-08-31T23:46:00Z">
              <w:rPr>
                <w:rFonts w:ascii="Bradley Hand ITC" w:hAnsi="Bradley Hand ITC" w:cs="Times New Roman"/>
                <w:b/>
                <w:color w:val="000000" w:themeColor="text1"/>
                <w:sz w:val="24"/>
                <w:szCs w:val="24"/>
              </w:rPr>
            </w:rPrChange>
          </w:rPr>
          <w:delText>xxxxxxxxxxxxxx</w:delText>
        </w:r>
      </w:del>
    </w:p>
    <w:p w:rsidR="00B61F8C" w:rsidRPr="00DC56EB" w:rsidRDefault="00B61F8C" w:rsidP="00B61F8C">
      <w:pPr>
        <w:spacing w:line="480" w:lineRule="auto"/>
        <w:jc w:val="center"/>
        <w:rPr>
          <w:rFonts w:cs="Times New Roman"/>
          <w:color w:val="000000" w:themeColor="text1"/>
          <w:sz w:val="28"/>
          <w:szCs w:val="28"/>
          <w:rPrChange w:id="27"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28" w:author="Pervac" w:date="2014-08-31T23:46:00Z">
            <w:rPr>
              <w:rFonts w:ascii="Bradley Hand ITC" w:hAnsi="Bradley Hand ITC" w:cs="Times New Roman"/>
              <w:b/>
              <w:color w:val="000000" w:themeColor="text1"/>
              <w:sz w:val="24"/>
              <w:szCs w:val="24"/>
            </w:rPr>
          </w:rPrChange>
        </w:rPr>
        <w:t>Profesor Asesor:</w:t>
      </w:r>
    </w:p>
    <w:p w:rsidR="00DA222E" w:rsidRPr="00DC56EB" w:rsidRDefault="00DA222E" w:rsidP="00B61F8C">
      <w:pPr>
        <w:spacing w:line="480" w:lineRule="auto"/>
        <w:jc w:val="center"/>
        <w:rPr>
          <w:rFonts w:cs="Times New Roman"/>
          <w:color w:val="000000" w:themeColor="text1"/>
          <w:sz w:val="28"/>
          <w:szCs w:val="28"/>
          <w:rPrChange w:id="29" w:author="Pervac" w:date="2014-08-31T23:46:00Z">
            <w:rPr>
              <w:rFonts w:ascii="Bradley Hand ITC" w:hAnsi="Bradley Hand ITC" w:cs="Times New Roman"/>
              <w:b/>
              <w:color w:val="000000" w:themeColor="text1"/>
              <w:sz w:val="24"/>
              <w:szCs w:val="24"/>
            </w:rPr>
          </w:rPrChange>
        </w:rPr>
      </w:pPr>
      <w:proofErr w:type="spellStart"/>
      <w:proofErr w:type="gramStart"/>
      <w:r w:rsidRPr="00DC56EB">
        <w:rPr>
          <w:rFonts w:cs="Times New Roman"/>
          <w:color w:val="000000" w:themeColor="text1"/>
          <w:sz w:val="28"/>
          <w:szCs w:val="28"/>
          <w:rPrChange w:id="30" w:author="Pervac" w:date="2014-08-31T23:46:00Z">
            <w:rPr>
              <w:rFonts w:ascii="Bradley Hand ITC" w:hAnsi="Bradley Hand ITC" w:cs="Times New Roman"/>
              <w:b/>
              <w:color w:val="000000" w:themeColor="text1"/>
              <w:sz w:val="24"/>
              <w:szCs w:val="24"/>
            </w:rPr>
          </w:rPrChange>
        </w:rPr>
        <w:t>xxxxxxxxxxxxxxxxxxxx</w:t>
      </w:r>
      <w:proofErr w:type="spellEnd"/>
      <w:proofErr w:type="gramEnd"/>
    </w:p>
    <w:p w:rsidR="00B61F8C" w:rsidRPr="00DC56EB" w:rsidRDefault="00B61F8C" w:rsidP="00B61F8C">
      <w:pPr>
        <w:spacing w:line="480" w:lineRule="auto"/>
        <w:jc w:val="center"/>
        <w:rPr>
          <w:rFonts w:cs="Times New Roman"/>
          <w:color w:val="000000" w:themeColor="text1"/>
          <w:sz w:val="28"/>
          <w:szCs w:val="28"/>
          <w:rPrChange w:id="31"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32" w:author="Pervac" w:date="2014-08-31T23:46:00Z">
            <w:rPr>
              <w:rFonts w:ascii="Bradley Hand ITC" w:hAnsi="Bradley Hand ITC" w:cs="Times New Roman"/>
              <w:b/>
              <w:color w:val="000000" w:themeColor="text1"/>
              <w:sz w:val="24"/>
              <w:szCs w:val="24"/>
            </w:rPr>
          </w:rPrChange>
        </w:rPr>
        <w:t>AREQUIPA – PERÚ</w:t>
      </w:r>
    </w:p>
    <w:p w:rsidR="00B61F8C" w:rsidRPr="00DC56EB" w:rsidRDefault="00B61F8C" w:rsidP="00B61F8C">
      <w:pPr>
        <w:spacing w:line="480" w:lineRule="auto"/>
        <w:jc w:val="center"/>
        <w:rPr>
          <w:rFonts w:cs="Times New Roman"/>
          <w:color w:val="000000" w:themeColor="text1"/>
          <w:sz w:val="28"/>
          <w:szCs w:val="28"/>
          <w:rPrChange w:id="33" w:author="Pervac" w:date="2014-08-31T23:46:00Z">
            <w:rPr>
              <w:rFonts w:ascii="Bradley Hand ITC" w:hAnsi="Bradley Hand ITC" w:cs="Times New Roman"/>
              <w:b/>
              <w:color w:val="000000" w:themeColor="text1"/>
              <w:sz w:val="24"/>
              <w:szCs w:val="24"/>
            </w:rPr>
          </w:rPrChange>
        </w:rPr>
      </w:pPr>
      <w:r w:rsidRPr="00DC56EB">
        <w:rPr>
          <w:rFonts w:cs="Times New Roman"/>
          <w:color w:val="000000" w:themeColor="text1"/>
          <w:sz w:val="28"/>
          <w:szCs w:val="28"/>
          <w:rPrChange w:id="34" w:author="Pervac" w:date="2014-08-31T23:46:00Z">
            <w:rPr>
              <w:rFonts w:ascii="Bradley Hand ITC" w:hAnsi="Bradley Hand ITC" w:cs="Times New Roman"/>
              <w:b/>
              <w:color w:val="000000" w:themeColor="text1"/>
              <w:sz w:val="24"/>
              <w:szCs w:val="24"/>
            </w:rPr>
          </w:rPrChange>
        </w:rPr>
        <w:t>2014</w:t>
      </w:r>
    </w:p>
    <w:p w:rsidR="00B61F8C" w:rsidRPr="00DC56EB" w:rsidRDefault="00B61F8C" w:rsidP="00B61F8C">
      <w:pPr>
        <w:spacing w:line="480" w:lineRule="auto"/>
        <w:jc w:val="center"/>
        <w:rPr>
          <w:rFonts w:cs="Times New Roman"/>
          <w:color w:val="000000" w:themeColor="text1"/>
          <w:sz w:val="24"/>
          <w:szCs w:val="24"/>
          <w:rPrChange w:id="35" w:author="Pervac" w:date="2014-08-31T23:45:00Z">
            <w:rPr>
              <w:rFonts w:ascii="Bradley Hand ITC" w:hAnsi="Bradley Hand ITC" w:cs="Times New Roman"/>
              <w:color w:val="000000" w:themeColor="text1"/>
              <w:sz w:val="24"/>
              <w:szCs w:val="24"/>
            </w:rPr>
          </w:rPrChange>
        </w:rPr>
      </w:pPr>
    </w:p>
    <w:p w:rsidR="003C4C48" w:rsidRPr="00DC56EB" w:rsidRDefault="003C4C48" w:rsidP="003C4C48">
      <w:pPr>
        <w:rPr>
          <w:color w:val="000000" w:themeColor="text1"/>
          <w:sz w:val="28"/>
          <w:szCs w:val="28"/>
          <w:rPrChange w:id="36" w:author="Pervac" w:date="2014-08-31T23:45:00Z">
            <w:rPr>
              <w:rFonts w:ascii="Buxton Sketch" w:hAnsi="Buxton Sketch"/>
              <w:color w:val="000000" w:themeColor="text1"/>
              <w:sz w:val="28"/>
              <w:szCs w:val="28"/>
            </w:rPr>
          </w:rPrChange>
        </w:rPr>
      </w:pPr>
    </w:p>
    <w:p w:rsidR="00F0584A" w:rsidRPr="00DC56EB" w:rsidRDefault="00F0584A">
      <w:pPr>
        <w:rPr>
          <w:rFonts w:eastAsiaTheme="majorEastAsia" w:cstheme="majorBidi"/>
          <w:b/>
          <w:bCs/>
          <w:color w:val="000000" w:themeColor="text1"/>
          <w:sz w:val="28"/>
          <w:szCs w:val="28"/>
          <w:rPrChange w:id="37" w:author="Pervac" w:date="2014-08-31T23:45:00Z">
            <w:rPr>
              <w:rFonts w:ascii="Buxton Sketch" w:eastAsiaTheme="majorEastAsia" w:hAnsi="Buxton Sketch" w:cstheme="majorBidi"/>
              <w:b/>
              <w:bCs/>
              <w:color w:val="000000" w:themeColor="text1"/>
              <w:sz w:val="28"/>
              <w:szCs w:val="28"/>
            </w:rPr>
          </w:rPrChange>
        </w:rPr>
      </w:pPr>
      <w:r w:rsidRPr="00DC56EB">
        <w:rPr>
          <w:color w:val="000000" w:themeColor="text1"/>
        </w:rPr>
        <w:br w:type="page"/>
      </w:r>
    </w:p>
    <w:sdt>
      <w:sdtPr>
        <w:rPr>
          <w:rFonts w:asciiTheme="minorHAnsi" w:eastAsiaTheme="minorHAnsi" w:hAnsiTheme="minorHAnsi" w:cstheme="minorBidi"/>
          <w:b w:val="0"/>
          <w:bCs w:val="0"/>
          <w:color w:val="000000" w:themeColor="text1"/>
          <w:sz w:val="22"/>
          <w:szCs w:val="22"/>
          <w:lang w:val="es-ES" w:eastAsia="en-US"/>
        </w:rPr>
        <w:id w:val="1341579863"/>
        <w:docPartObj>
          <w:docPartGallery w:val="Table of Contents"/>
          <w:docPartUnique/>
        </w:docPartObj>
      </w:sdtPr>
      <w:sdtEndPr>
        <w:rPr>
          <w:rPrChange w:id="38" w:author="Pervac" w:date="2014-08-31T23:45:00Z">
            <w:rPr/>
          </w:rPrChange>
        </w:rPr>
      </w:sdtEndPr>
      <w:sdtContent>
        <w:p w:rsidR="00F0584A" w:rsidRPr="00DC56EB" w:rsidRDefault="00F0584A" w:rsidP="008D02E4">
          <w:pPr>
            <w:pStyle w:val="TtulodeTDC"/>
            <w:jc w:val="center"/>
            <w:rPr>
              <w:rFonts w:asciiTheme="minorHAnsi" w:hAnsiTheme="minorHAnsi"/>
              <w:color w:val="000000" w:themeColor="text1"/>
              <w:rPrChange w:id="39" w:author="Pervac" w:date="2014-08-31T23:45:00Z">
                <w:rPr>
                  <w:color w:val="000000" w:themeColor="text1"/>
                </w:rPr>
              </w:rPrChange>
            </w:rPr>
          </w:pPr>
          <w:r w:rsidRPr="00DC56EB">
            <w:rPr>
              <w:rFonts w:asciiTheme="minorHAnsi" w:hAnsiTheme="minorHAnsi"/>
              <w:color w:val="000000" w:themeColor="text1"/>
              <w:lang w:val="es-ES"/>
              <w:rPrChange w:id="40" w:author="Pervac" w:date="2014-08-31T23:45:00Z">
                <w:rPr>
                  <w:color w:val="000000" w:themeColor="text1"/>
                  <w:lang w:val="es-ES"/>
                </w:rPr>
              </w:rPrChange>
            </w:rPr>
            <w:t>Contenido</w:t>
          </w:r>
        </w:p>
        <w:p w:rsidR="00CF2C5C" w:rsidRPr="00DC56EB" w:rsidRDefault="00F0584A">
          <w:pPr>
            <w:pStyle w:val="TDC1"/>
            <w:tabs>
              <w:tab w:val="right" w:leader="dot" w:pos="8495"/>
            </w:tabs>
            <w:rPr>
              <w:rFonts w:eastAsiaTheme="minorEastAsia"/>
              <w:noProof/>
              <w:lang w:eastAsia="es-PE"/>
              <w:rPrChange w:id="41" w:author="Pervac" w:date="2014-08-31T23:45:00Z">
                <w:rPr>
                  <w:rFonts w:eastAsiaTheme="minorEastAsia"/>
                  <w:noProof/>
                  <w:lang w:eastAsia="es-PE"/>
                </w:rPr>
              </w:rPrChange>
            </w:rPr>
          </w:pPr>
          <w:r w:rsidRPr="00DC56EB">
            <w:rPr>
              <w:color w:val="000000" w:themeColor="text1"/>
            </w:rPr>
            <w:fldChar w:fldCharType="begin"/>
          </w:r>
          <w:r w:rsidRPr="00DC56EB">
            <w:rPr>
              <w:color w:val="000000" w:themeColor="text1"/>
              <w:rPrChange w:id="42" w:author="Pervac" w:date="2014-08-31T23:45:00Z">
                <w:rPr>
                  <w:color w:val="000000" w:themeColor="text1"/>
                </w:rPr>
              </w:rPrChange>
            </w:rPr>
            <w:instrText xml:space="preserve"> TOC \o "1-3" \h \z \u </w:instrText>
          </w:r>
          <w:r w:rsidRPr="00DC56EB">
            <w:rPr>
              <w:color w:val="000000" w:themeColor="text1"/>
              <w:rPrChange w:id="43" w:author="Pervac" w:date="2014-08-31T23:45:00Z">
                <w:rPr>
                  <w:color w:val="000000" w:themeColor="text1"/>
                </w:rPr>
              </w:rPrChange>
            </w:rPr>
            <w:fldChar w:fldCharType="separate"/>
          </w:r>
          <w:r w:rsidR="00E92C25" w:rsidRPr="00DC56EB">
            <w:rPr>
              <w:rPrChange w:id="44" w:author="Pervac" w:date="2014-08-31T23:45:00Z">
                <w:rPr/>
              </w:rPrChange>
            </w:rPr>
            <w:fldChar w:fldCharType="begin"/>
          </w:r>
          <w:r w:rsidR="00E92C25" w:rsidRPr="00DC56EB">
            <w:rPr>
              <w:rPrChange w:id="45" w:author="Pervac" w:date="2014-08-31T23:45:00Z">
                <w:rPr/>
              </w:rPrChange>
            </w:rPr>
            <w:instrText xml:space="preserve"> HYPERLINK \l "_Toc396406878" </w:instrText>
          </w:r>
          <w:r w:rsidR="00E92C25" w:rsidRPr="00DC56EB">
            <w:rPr>
              <w:rPrChange w:id="46" w:author="Pervac" w:date="2014-08-31T23:45:00Z">
                <w:rPr/>
              </w:rPrChange>
            </w:rPr>
            <w:fldChar w:fldCharType="separate"/>
          </w:r>
          <w:r w:rsidR="00CF2C5C" w:rsidRPr="00DC56EB">
            <w:rPr>
              <w:rStyle w:val="Hipervnculo"/>
              <w:noProof/>
              <w:rPrChange w:id="47" w:author="Pervac" w:date="2014-08-31T23:45:00Z">
                <w:rPr>
                  <w:rStyle w:val="Hipervnculo"/>
                  <w:noProof/>
                </w:rPr>
              </w:rPrChange>
            </w:rPr>
            <w:t>Introducción</w:t>
          </w:r>
          <w:r w:rsidR="00CF2C5C" w:rsidRPr="00DC56EB">
            <w:rPr>
              <w:noProof/>
              <w:webHidden/>
              <w:rPrChange w:id="48" w:author="Pervac" w:date="2014-08-31T23:45:00Z">
                <w:rPr>
                  <w:noProof/>
                  <w:webHidden/>
                </w:rPr>
              </w:rPrChange>
            </w:rPr>
            <w:tab/>
          </w:r>
          <w:r w:rsidR="00CF2C5C" w:rsidRPr="00DC56EB">
            <w:rPr>
              <w:noProof/>
              <w:webHidden/>
              <w:rPrChange w:id="49" w:author="Pervac" w:date="2014-08-31T23:45:00Z">
                <w:rPr>
                  <w:noProof/>
                  <w:webHidden/>
                </w:rPr>
              </w:rPrChange>
            </w:rPr>
            <w:fldChar w:fldCharType="begin"/>
          </w:r>
          <w:r w:rsidR="00CF2C5C" w:rsidRPr="00DC56EB">
            <w:rPr>
              <w:noProof/>
              <w:webHidden/>
              <w:rPrChange w:id="50" w:author="Pervac" w:date="2014-08-31T23:45:00Z">
                <w:rPr>
                  <w:noProof/>
                  <w:webHidden/>
                </w:rPr>
              </w:rPrChange>
            </w:rPr>
            <w:instrText xml:space="preserve"> PAGEREF _Toc396406878 \h </w:instrText>
          </w:r>
          <w:r w:rsidR="00CF2C5C" w:rsidRPr="00DC56EB">
            <w:rPr>
              <w:noProof/>
              <w:webHidden/>
              <w:rPrChange w:id="51" w:author="Pervac" w:date="2014-08-31T23:45:00Z">
                <w:rPr>
                  <w:noProof/>
                  <w:webHidden/>
                </w:rPr>
              </w:rPrChange>
            </w:rPr>
          </w:r>
          <w:r w:rsidR="00CF2C5C" w:rsidRPr="00DC56EB">
            <w:rPr>
              <w:noProof/>
              <w:webHidden/>
              <w:rPrChange w:id="52" w:author="Pervac" w:date="2014-08-31T23:45:00Z">
                <w:rPr>
                  <w:noProof/>
                  <w:webHidden/>
                </w:rPr>
              </w:rPrChange>
            </w:rPr>
            <w:fldChar w:fldCharType="separate"/>
          </w:r>
          <w:r w:rsidR="00CF2C5C" w:rsidRPr="00DC56EB">
            <w:rPr>
              <w:noProof/>
              <w:webHidden/>
              <w:rPrChange w:id="53" w:author="Pervac" w:date="2014-08-31T23:45:00Z">
                <w:rPr>
                  <w:noProof/>
                  <w:webHidden/>
                </w:rPr>
              </w:rPrChange>
            </w:rPr>
            <w:t>3</w:t>
          </w:r>
          <w:r w:rsidR="00CF2C5C" w:rsidRPr="00DC56EB">
            <w:rPr>
              <w:noProof/>
              <w:webHidden/>
              <w:rPrChange w:id="54" w:author="Pervac" w:date="2014-08-31T23:45:00Z">
                <w:rPr>
                  <w:noProof/>
                  <w:webHidden/>
                </w:rPr>
              </w:rPrChange>
            </w:rPr>
            <w:fldChar w:fldCharType="end"/>
          </w:r>
          <w:r w:rsidR="00E92C25" w:rsidRPr="00DC56EB">
            <w:rPr>
              <w:noProof/>
              <w:rPrChange w:id="55" w:author="Pervac" w:date="2014-08-31T23:45:00Z">
                <w:rPr>
                  <w:noProof/>
                </w:rPr>
              </w:rPrChange>
            </w:rPr>
            <w:fldChar w:fldCharType="end"/>
          </w:r>
        </w:p>
        <w:p w:rsidR="00CF2C5C" w:rsidRPr="00DC56EB" w:rsidRDefault="00E92C25">
          <w:pPr>
            <w:pStyle w:val="TDC1"/>
            <w:tabs>
              <w:tab w:val="right" w:leader="dot" w:pos="8495"/>
            </w:tabs>
            <w:rPr>
              <w:rFonts w:eastAsiaTheme="minorEastAsia"/>
              <w:noProof/>
              <w:lang w:eastAsia="es-PE"/>
              <w:rPrChange w:id="56" w:author="Pervac" w:date="2014-08-31T23:45:00Z">
                <w:rPr>
                  <w:rFonts w:eastAsiaTheme="minorEastAsia"/>
                  <w:noProof/>
                  <w:lang w:eastAsia="es-PE"/>
                </w:rPr>
              </w:rPrChange>
            </w:rPr>
          </w:pPr>
          <w:r w:rsidRPr="00DC56EB">
            <w:rPr>
              <w:rPrChange w:id="57" w:author="Pervac" w:date="2014-08-31T23:45:00Z">
                <w:rPr/>
              </w:rPrChange>
            </w:rPr>
            <w:fldChar w:fldCharType="begin"/>
          </w:r>
          <w:r w:rsidRPr="00DC56EB">
            <w:rPr>
              <w:rPrChange w:id="58" w:author="Pervac" w:date="2014-08-31T23:45:00Z">
                <w:rPr/>
              </w:rPrChange>
            </w:rPr>
            <w:instrText xml:space="preserve"> HYPERLINK \l "_Toc396406879" </w:instrText>
          </w:r>
          <w:r w:rsidRPr="00DC56EB">
            <w:rPr>
              <w:rPrChange w:id="59" w:author="Pervac" w:date="2014-08-31T23:45:00Z">
                <w:rPr/>
              </w:rPrChange>
            </w:rPr>
            <w:fldChar w:fldCharType="separate"/>
          </w:r>
          <w:r w:rsidR="00CF2C5C" w:rsidRPr="00DC56EB">
            <w:rPr>
              <w:rStyle w:val="Hipervnculo"/>
              <w:noProof/>
              <w:rPrChange w:id="60" w:author="Pervac" w:date="2014-08-31T23:45:00Z">
                <w:rPr>
                  <w:rStyle w:val="Hipervnculo"/>
                  <w:noProof/>
                </w:rPr>
              </w:rPrChange>
            </w:rPr>
            <w:t>1.1 Descripción del problema</w:t>
          </w:r>
          <w:r w:rsidR="00CF2C5C" w:rsidRPr="00DC56EB">
            <w:rPr>
              <w:noProof/>
              <w:webHidden/>
              <w:rPrChange w:id="61" w:author="Pervac" w:date="2014-08-31T23:45:00Z">
                <w:rPr>
                  <w:noProof/>
                  <w:webHidden/>
                </w:rPr>
              </w:rPrChange>
            </w:rPr>
            <w:tab/>
          </w:r>
          <w:r w:rsidR="00CF2C5C" w:rsidRPr="00DC56EB">
            <w:rPr>
              <w:noProof/>
              <w:webHidden/>
              <w:rPrChange w:id="62" w:author="Pervac" w:date="2014-08-31T23:45:00Z">
                <w:rPr>
                  <w:noProof/>
                  <w:webHidden/>
                </w:rPr>
              </w:rPrChange>
            </w:rPr>
            <w:fldChar w:fldCharType="begin"/>
          </w:r>
          <w:r w:rsidR="00CF2C5C" w:rsidRPr="00DC56EB">
            <w:rPr>
              <w:noProof/>
              <w:webHidden/>
              <w:rPrChange w:id="63" w:author="Pervac" w:date="2014-08-31T23:45:00Z">
                <w:rPr>
                  <w:noProof/>
                  <w:webHidden/>
                </w:rPr>
              </w:rPrChange>
            </w:rPr>
            <w:instrText xml:space="preserve"> PAGEREF _Toc396406879 \h </w:instrText>
          </w:r>
          <w:r w:rsidR="00CF2C5C" w:rsidRPr="00DC56EB">
            <w:rPr>
              <w:noProof/>
              <w:webHidden/>
              <w:rPrChange w:id="64" w:author="Pervac" w:date="2014-08-31T23:45:00Z">
                <w:rPr>
                  <w:noProof/>
                  <w:webHidden/>
                </w:rPr>
              </w:rPrChange>
            </w:rPr>
          </w:r>
          <w:r w:rsidR="00CF2C5C" w:rsidRPr="00DC56EB">
            <w:rPr>
              <w:noProof/>
              <w:webHidden/>
              <w:rPrChange w:id="65" w:author="Pervac" w:date="2014-08-31T23:45:00Z">
                <w:rPr>
                  <w:noProof/>
                  <w:webHidden/>
                </w:rPr>
              </w:rPrChange>
            </w:rPr>
            <w:fldChar w:fldCharType="separate"/>
          </w:r>
          <w:r w:rsidR="00CF2C5C" w:rsidRPr="00DC56EB">
            <w:rPr>
              <w:noProof/>
              <w:webHidden/>
              <w:rPrChange w:id="66" w:author="Pervac" w:date="2014-08-31T23:45:00Z">
                <w:rPr>
                  <w:noProof/>
                  <w:webHidden/>
                </w:rPr>
              </w:rPrChange>
            </w:rPr>
            <w:t>4</w:t>
          </w:r>
          <w:r w:rsidR="00CF2C5C" w:rsidRPr="00DC56EB">
            <w:rPr>
              <w:noProof/>
              <w:webHidden/>
              <w:rPrChange w:id="67" w:author="Pervac" w:date="2014-08-31T23:45:00Z">
                <w:rPr>
                  <w:noProof/>
                  <w:webHidden/>
                </w:rPr>
              </w:rPrChange>
            </w:rPr>
            <w:fldChar w:fldCharType="end"/>
          </w:r>
          <w:r w:rsidRPr="00DC56EB">
            <w:rPr>
              <w:noProof/>
              <w:rPrChange w:id="68" w:author="Pervac" w:date="2014-08-31T23:45:00Z">
                <w:rPr>
                  <w:noProof/>
                </w:rPr>
              </w:rPrChange>
            </w:rPr>
            <w:fldChar w:fldCharType="end"/>
          </w:r>
        </w:p>
        <w:p w:rsidR="00CF2C5C" w:rsidRPr="00DC56EB" w:rsidRDefault="00E92C25">
          <w:pPr>
            <w:pStyle w:val="TDC1"/>
            <w:tabs>
              <w:tab w:val="right" w:leader="dot" w:pos="8495"/>
            </w:tabs>
            <w:rPr>
              <w:rFonts w:eastAsiaTheme="minorEastAsia"/>
              <w:noProof/>
              <w:lang w:eastAsia="es-PE"/>
              <w:rPrChange w:id="69" w:author="Pervac" w:date="2014-08-31T23:45:00Z">
                <w:rPr>
                  <w:rFonts w:eastAsiaTheme="minorEastAsia"/>
                  <w:noProof/>
                  <w:lang w:eastAsia="es-PE"/>
                </w:rPr>
              </w:rPrChange>
            </w:rPr>
          </w:pPr>
          <w:r w:rsidRPr="00DC56EB">
            <w:rPr>
              <w:rPrChange w:id="70" w:author="Pervac" w:date="2014-08-31T23:45:00Z">
                <w:rPr/>
              </w:rPrChange>
            </w:rPr>
            <w:fldChar w:fldCharType="begin"/>
          </w:r>
          <w:r w:rsidRPr="00DC56EB">
            <w:rPr>
              <w:rPrChange w:id="71" w:author="Pervac" w:date="2014-08-31T23:45:00Z">
                <w:rPr/>
              </w:rPrChange>
            </w:rPr>
            <w:instrText xml:space="preserve"> HYPERLINK \l "_Toc396406880" </w:instrText>
          </w:r>
          <w:r w:rsidRPr="00DC56EB">
            <w:rPr>
              <w:rPrChange w:id="72" w:author="Pervac" w:date="2014-08-31T23:45:00Z">
                <w:rPr/>
              </w:rPrChange>
            </w:rPr>
            <w:fldChar w:fldCharType="separate"/>
          </w:r>
          <w:r w:rsidR="00CF2C5C" w:rsidRPr="00DC56EB">
            <w:rPr>
              <w:rStyle w:val="Hipervnculo"/>
              <w:noProof/>
              <w:rPrChange w:id="73" w:author="Pervac" w:date="2014-08-31T23:45:00Z">
                <w:rPr>
                  <w:rStyle w:val="Hipervnculo"/>
                  <w:noProof/>
                </w:rPr>
              </w:rPrChange>
            </w:rPr>
            <w:t>1.2 Problema</w:t>
          </w:r>
          <w:r w:rsidR="00CF2C5C" w:rsidRPr="00DC56EB">
            <w:rPr>
              <w:noProof/>
              <w:webHidden/>
              <w:rPrChange w:id="74" w:author="Pervac" w:date="2014-08-31T23:45:00Z">
                <w:rPr>
                  <w:noProof/>
                  <w:webHidden/>
                </w:rPr>
              </w:rPrChange>
            </w:rPr>
            <w:tab/>
          </w:r>
          <w:r w:rsidR="00CF2C5C" w:rsidRPr="00DC56EB">
            <w:rPr>
              <w:noProof/>
              <w:webHidden/>
              <w:rPrChange w:id="75" w:author="Pervac" w:date="2014-08-31T23:45:00Z">
                <w:rPr>
                  <w:noProof/>
                  <w:webHidden/>
                </w:rPr>
              </w:rPrChange>
            </w:rPr>
            <w:fldChar w:fldCharType="begin"/>
          </w:r>
          <w:r w:rsidR="00CF2C5C" w:rsidRPr="00DC56EB">
            <w:rPr>
              <w:noProof/>
              <w:webHidden/>
              <w:rPrChange w:id="76" w:author="Pervac" w:date="2014-08-31T23:45:00Z">
                <w:rPr>
                  <w:noProof/>
                  <w:webHidden/>
                </w:rPr>
              </w:rPrChange>
            </w:rPr>
            <w:instrText xml:space="preserve"> PAGEREF _Toc396406880 \h </w:instrText>
          </w:r>
          <w:r w:rsidR="00CF2C5C" w:rsidRPr="00DC56EB">
            <w:rPr>
              <w:noProof/>
              <w:webHidden/>
              <w:rPrChange w:id="77" w:author="Pervac" w:date="2014-08-31T23:45:00Z">
                <w:rPr>
                  <w:noProof/>
                  <w:webHidden/>
                </w:rPr>
              </w:rPrChange>
            </w:rPr>
          </w:r>
          <w:r w:rsidR="00CF2C5C" w:rsidRPr="00DC56EB">
            <w:rPr>
              <w:noProof/>
              <w:webHidden/>
              <w:rPrChange w:id="78" w:author="Pervac" w:date="2014-08-31T23:45:00Z">
                <w:rPr>
                  <w:noProof/>
                  <w:webHidden/>
                </w:rPr>
              </w:rPrChange>
            </w:rPr>
            <w:fldChar w:fldCharType="separate"/>
          </w:r>
          <w:r w:rsidR="00CF2C5C" w:rsidRPr="00DC56EB">
            <w:rPr>
              <w:noProof/>
              <w:webHidden/>
              <w:rPrChange w:id="79" w:author="Pervac" w:date="2014-08-31T23:45:00Z">
                <w:rPr>
                  <w:noProof/>
                  <w:webHidden/>
                </w:rPr>
              </w:rPrChange>
            </w:rPr>
            <w:t>4</w:t>
          </w:r>
          <w:r w:rsidR="00CF2C5C" w:rsidRPr="00DC56EB">
            <w:rPr>
              <w:noProof/>
              <w:webHidden/>
              <w:rPrChange w:id="80" w:author="Pervac" w:date="2014-08-31T23:45:00Z">
                <w:rPr>
                  <w:noProof/>
                  <w:webHidden/>
                </w:rPr>
              </w:rPrChange>
            </w:rPr>
            <w:fldChar w:fldCharType="end"/>
          </w:r>
          <w:r w:rsidRPr="00DC56EB">
            <w:rPr>
              <w:noProof/>
              <w:rPrChange w:id="81" w:author="Pervac" w:date="2014-08-31T23:45:00Z">
                <w:rPr>
                  <w:noProof/>
                </w:rPr>
              </w:rPrChange>
            </w:rPr>
            <w:fldChar w:fldCharType="end"/>
          </w:r>
        </w:p>
        <w:p w:rsidR="00CF2C5C" w:rsidRPr="00DC56EB" w:rsidRDefault="00E92C25">
          <w:pPr>
            <w:pStyle w:val="TDC1"/>
            <w:tabs>
              <w:tab w:val="right" w:leader="dot" w:pos="8495"/>
            </w:tabs>
            <w:rPr>
              <w:rFonts w:eastAsiaTheme="minorEastAsia"/>
              <w:noProof/>
              <w:lang w:eastAsia="es-PE"/>
              <w:rPrChange w:id="82" w:author="Pervac" w:date="2014-08-31T23:45:00Z">
                <w:rPr>
                  <w:rFonts w:eastAsiaTheme="minorEastAsia"/>
                  <w:noProof/>
                  <w:lang w:eastAsia="es-PE"/>
                </w:rPr>
              </w:rPrChange>
            </w:rPr>
          </w:pPr>
          <w:r w:rsidRPr="00DC56EB">
            <w:rPr>
              <w:rPrChange w:id="83" w:author="Pervac" w:date="2014-08-31T23:45:00Z">
                <w:rPr/>
              </w:rPrChange>
            </w:rPr>
            <w:fldChar w:fldCharType="begin"/>
          </w:r>
          <w:r w:rsidRPr="00DC56EB">
            <w:rPr>
              <w:rPrChange w:id="84" w:author="Pervac" w:date="2014-08-31T23:45:00Z">
                <w:rPr/>
              </w:rPrChange>
            </w:rPr>
            <w:instrText xml:space="preserve"> HYPERLINK \l "_Toc396406881" </w:instrText>
          </w:r>
          <w:r w:rsidRPr="00DC56EB">
            <w:rPr>
              <w:rPrChange w:id="85" w:author="Pervac" w:date="2014-08-31T23:45:00Z">
                <w:rPr/>
              </w:rPrChange>
            </w:rPr>
            <w:fldChar w:fldCharType="separate"/>
          </w:r>
          <w:r w:rsidR="00CF2C5C" w:rsidRPr="00DC56EB">
            <w:rPr>
              <w:rStyle w:val="Hipervnculo"/>
              <w:noProof/>
              <w:rPrChange w:id="86" w:author="Pervac" w:date="2014-08-31T23:45:00Z">
                <w:rPr>
                  <w:rStyle w:val="Hipervnculo"/>
                  <w:noProof/>
                </w:rPr>
              </w:rPrChange>
            </w:rPr>
            <w:t>1.3 Obtención de los Requerimientos</w:t>
          </w:r>
          <w:r w:rsidR="00CF2C5C" w:rsidRPr="00DC56EB">
            <w:rPr>
              <w:noProof/>
              <w:webHidden/>
              <w:rPrChange w:id="87" w:author="Pervac" w:date="2014-08-31T23:45:00Z">
                <w:rPr>
                  <w:noProof/>
                  <w:webHidden/>
                </w:rPr>
              </w:rPrChange>
            </w:rPr>
            <w:tab/>
          </w:r>
          <w:r w:rsidR="00CF2C5C" w:rsidRPr="00DC56EB">
            <w:rPr>
              <w:noProof/>
              <w:webHidden/>
              <w:rPrChange w:id="88" w:author="Pervac" w:date="2014-08-31T23:45:00Z">
                <w:rPr>
                  <w:noProof/>
                  <w:webHidden/>
                </w:rPr>
              </w:rPrChange>
            </w:rPr>
            <w:fldChar w:fldCharType="begin"/>
          </w:r>
          <w:r w:rsidR="00CF2C5C" w:rsidRPr="00DC56EB">
            <w:rPr>
              <w:noProof/>
              <w:webHidden/>
              <w:rPrChange w:id="89" w:author="Pervac" w:date="2014-08-31T23:45:00Z">
                <w:rPr>
                  <w:noProof/>
                  <w:webHidden/>
                </w:rPr>
              </w:rPrChange>
            </w:rPr>
            <w:instrText xml:space="preserve"> PAGEREF _Toc396406881 \h </w:instrText>
          </w:r>
          <w:r w:rsidR="00CF2C5C" w:rsidRPr="00DC56EB">
            <w:rPr>
              <w:noProof/>
              <w:webHidden/>
              <w:rPrChange w:id="90" w:author="Pervac" w:date="2014-08-31T23:45:00Z">
                <w:rPr>
                  <w:noProof/>
                  <w:webHidden/>
                </w:rPr>
              </w:rPrChange>
            </w:rPr>
          </w:r>
          <w:r w:rsidR="00CF2C5C" w:rsidRPr="00DC56EB">
            <w:rPr>
              <w:noProof/>
              <w:webHidden/>
              <w:rPrChange w:id="91" w:author="Pervac" w:date="2014-08-31T23:45:00Z">
                <w:rPr>
                  <w:noProof/>
                  <w:webHidden/>
                </w:rPr>
              </w:rPrChange>
            </w:rPr>
            <w:fldChar w:fldCharType="separate"/>
          </w:r>
          <w:r w:rsidR="00CF2C5C" w:rsidRPr="00DC56EB">
            <w:rPr>
              <w:noProof/>
              <w:webHidden/>
              <w:rPrChange w:id="92" w:author="Pervac" w:date="2014-08-31T23:45:00Z">
                <w:rPr>
                  <w:noProof/>
                  <w:webHidden/>
                </w:rPr>
              </w:rPrChange>
            </w:rPr>
            <w:t>4</w:t>
          </w:r>
          <w:r w:rsidR="00CF2C5C" w:rsidRPr="00DC56EB">
            <w:rPr>
              <w:noProof/>
              <w:webHidden/>
              <w:rPrChange w:id="93" w:author="Pervac" w:date="2014-08-31T23:45:00Z">
                <w:rPr>
                  <w:noProof/>
                  <w:webHidden/>
                </w:rPr>
              </w:rPrChange>
            </w:rPr>
            <w:fldChar w:fldCharType="end"/>
          </w:r>
          <w:r w:rsidRPr="00DC56EB">
            <w:rPr>
              <w:noProof/>
              <w:rPrChange w:id="94"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95" w:author="Pervac" w:date="2014-08-31T23:45:00Z">
                <w:rPr>
                  <w:rFonts w:eastAsiaTheme="minorEastAsia"/>
                  <w:noProof/>
                  <w:lang w:eastAsia="es-PE"/>
                </w:rPr>
              </w:rPrChange>
            </w:rPr>
          </w:pPr>
          <w:r w:rsidRPr="00DC56EB">
            <w:rPr>
              <w:rPrChange w:id="96" w:author="Pervac" w:date="2014-08-31T23:45:00Z">
                <w:rPr/>
              </w:rPrChange>
            </w:rPr>
            <w:fldChar w:fldCharType="begin"/>
          </w:r>
          <w:r w:rsidRPr="00DC56EB">
            <w:rPr>
              <w:rPrChange w:id="97" w:author="Pervac" w:date="2014-08-31T23:45:00Z">
                <w:rPr/>
              </w:rPrChange>
            </w:rPr>
            <w:instrText xml:space="preserve"> HYPERLINK \l "_Toc396406882" </w:instrText>
          </w:r>
          <w:r w:rsidRPr="00DC56EB">
            <w:rPr>
              <w:rPrChange w:id="98" w:author="Pervac" w:date="2014-08-31T23:45:00Z">
                <w:rPr/>
              </w:rPrChange>
            </w:rPr>
            <w:fldChar w:fldCharType="separate"/>
          </w:r>
          <w:r w:rsidR="00CF2C5C" w:rsidRPr="00DC56EB">
            <w:rPr>
              <w:rStyle w:val="Hipervnculo"/>
              <w:noProof/>
              <w:rPrChange w:id="99" w:author="Pervac" w:date="2014-08-31T23:45:00Z">
                <w:rPr>
                  <w:rStyle w:val="Hipervnculo"/>
                  <w:noProof/>
                </w:rPr>
              </w:rPrChange>
            </w:rPr>
            <w:t>1.3.1 Requerimientos funcionales.</w:t>
          </w:r>
          <w:r w:rsidR="00CF2C5C" w:rsidRPr="00DC56EB">
            <w:rPr>
              <w:noProof/>
              <w:webHidden/>
              <w:rPrChange w:id="100" w:author="Pervac" w:date="2014-08-31T23:45:00Z">
                <w:rPr>
                  <w:noProof/>
                  <w:webHidden/>
                </w:rPr>
              </w:rPrChange>
            </w:rPr>
            <w:tab/>
          </w:r>
          <w:r w:rsidR="00CF2C5C" w:rsidRPr="00DC56EB">
            <w:rPr>
              <w:noProof/>
              <w:webHidden/>
              <w:rPrChange w:id="101" w:author="Pervac" w:date="2014-08-31T23:45:00Z">
                <w:rPr>
                  <w:noProof/>
                  <w:webHidden/>
                </w:rPr>
              </w:rPrChange>
            </w:rPr>
            <w:fldChar w:fldCharType="begin"/>
          </w:r>
          <w:r w:rsidR="00CF2C5C" w:rsidRPr="00DC56EB">
            <w:rPr>
              <w:noProof/>
              <w:webHidden/>
              <w:rPrChange w:id="102" w:author="Pervac" w:date="2014-08-31T23:45:00Z">
                <w:rPr>
                  <w:noProof/>
                  <w:webHidden/>
                </w:rPr>
              </w:rPrChange>
            </w:rPr>
            <w:instrText xml:space="preserve"> PAGEREF _Toc396406882 \h </w:instrText>
          </w:r>
          <w:r w:rsidR="00CF2C5C" w:rsidRPr="00DC56EB">
            <w:rPr>
              <w:noProof/>
              <w:webHidden/>
              <w:rPrChange w:id="103" w:author="Pervac" w:date="2014-08-31T23:45:00Z">
                <w:rPr>
                  <w:noProof/>
                  <w:webHidden/>
                </w:rPr>
              </w:rPrChange>
            </w:rPr>
          </w:r>
          <w:r w:rsidR="00CF2C5C" w:rsidRPr="00DC56EB">
            <w:rPr>
              <w:noProof/>
              <w:webHidden/>
              <w:rPrChange w:id="104" w:author="Pervac" w:date="2014-08-31T23:45:00Z">
                <w:rPr>
                  <w:noProof/>
                  <w:webHidden/>
                </w:rPr>
              </w:rPrChange>
            </w:rPr>
            <w:fldChar w:fldCharType="separate"/>
          </w:r>
          <w:r w:rsidR="00CF2C5C" w:rsidRPr="00DC56EB">
            <w:rPr>
              <w:noProof/>
              <w:webHidden/>
              <w:rPrChange w:id="105" w:author="Pervac" w:date="2014-08-31T23:45:00Z">
                <w:rPr>
                  <w:noProof/>
                  <w:webHidden/>
                </w:rPr>
              </w:rPrChange>
            </w:rPr>
            <w:t>4</w:t>
          </w:r>
          <w:r w:rsidR="00CF2C5C" w:rsidRPr="00DC56EB">
            <w:rPr>
              <w:noProof/>
              <w:webHidden/>
              <w:rPrChange w:id="106" w:author="Pervac" w:date="2014-08-31T23:45:00Z">
                <w:rPr>
                  <w:noProof/>
                  <w:webHidden/>
                </w:rPr>
              </w:rPrChange>
            </w:rPr>
            <w:fldChar w:fldCharType="end"/>
          </w:r>
          <w:r w:rsidRPr="00DC56EB">
            <w:rPr>
              <w:noProof/>
              <w:rPrChange w:id="107"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108" w:author="Pervac" w:date="2014-08-31T23:45:00Z">
                <w:rPr>
                  <w:rFonts w:eastAsiaTheme="minorEastAsia"/>
                  <w:noProof/>
                  <w:lang w:eastAsia="es-PE"/>
                </w:rPr>
              </w:rPrChange>
            </w:rPr>
          </w:pPr>
          <w:r w:rsidRPr="00DC56EB">
            <w:rPr>
              <w:rPrChange w:id="109" w:author="Pervac" w:date="2014-08-31T23:45:00Z">
                <w:rPr/>
              </w:rPrChange>
            </w:rPr>
            <w:fldChar w:fldCharType="begin"/>
          </w:r>
          <w:r w:rsidRPr="00DC56EB">
            <w:rPr>
              <w:rPrChange w:id="110" w:author="Pervac" w:date="2014-08-31T23:45:00Z">
                <w:rPr/>
              </w:rPrChange>
            </w:rPr>
            <w:instrText xml:space="preserve"> HYPERLINK \l "_Toc396406883" </w:instrText>
          </w:r>
          <w:r w:rsidRPr="00DC56EB">
            <w:rPr>
              <w:rPrChange w:id="111" w:author="Pervac" w:date="2014-08-31T23:45:00Z">
                <w:rPr/>
              </w:rPrChange>
            </w:rPr>
            <w:fldChar w:fldCharType="separate"/>
          </w:r>
          <w:r w:rsidR="00CF2C5C" w:rsidRPr="00DC56EB">
            <w:rPr>
              <w:rStyle w:val="Hipervnculo"/>
              <w:noProof/>
              <w:rPrChange w:id="112" w:author="Pervac" w:date="2014-08-31T23:45:00Z">
                <w:rPr>
                  <w:rStyle w:val="Hipervnculo"/>
                  <w:noProof/>
                </w:rPr>
              </w:rPrChange>
            </w:rPr>
            <w:t>1.3.2 Requerimientos no funcionales.</w:t>
          </w:r>
          <w:r w:rsidR="00CF2C5C" w:rsidRPr="00DC56EB">
            <w:rPr>
              <w:noProof/>
              <w:webHidden/>
              <w:rPrChange w:id="113" w:author="Pervac" w:date="2014-08-31T23:45:00Z">
                <w:rPr>
                  <w:noProof/>
                  <w:webHidden/>
                </w:rPr>
              </w:rPrChange>
            </w:rPr>
            <w:tab/>
          </w:r>
          <w:r w:rsidR="00CF2C5C" w:rsidRPr="00DC56EB">
            <w:rPr>
              <w:noProof/>
              <w:webHidden/>
              <w:rPrChange w:id="114" w:author="Pervac" w:date="2014-08-31T23:45:00Z">
                <w:rPr>
                  <w:noProof/>
                  <w:webHidden/>
                </w:rPr>
              </w:rPrChange>
            </w:rPr>
            <w:fldChar w:fldCharType="begin"/>
          </w:r>
          <w:r w:rsidR="00CF2C5C" w:rsidRPr="00DC56EB">
            <w:rPr>
              <w:noProof/>
              <w:webHidden/>
              <w:rPrChange w:id="115" w:author="Pervac" w:date="2014-08-31T23:45:00Z">
                <w:rPr>
                  <w:noProof/>
                  <w:webHidden/>
                </w:rPr>
              </w:rPrChange>
            </w:rPr>
            <w:instrText xml:space="preserve"> PAGEREF _Toc396406883 \h </w:instrText>
          </w:r>
          <w:r w:rsidR="00CF2C5C" w:rsidRPr="00DC56EB">
            <w:rPr>
              <w:noProof/>
              <w:webHidden/>
              <w:rPrChange w:id="116" w:author="Pervac" w:date="2014-08-31T23:45:00Z">
                <w:rPr>
                  <w:noProof/>
                  <w:webHidden/>
                </w:rPr>
              </w:rPrChange>
            </w:rPr>
          </w:r>
          <w:r w:rsidR="00CF2C5C" w:rsidRPr="00DC56EB">
            <w:rPr>
              <w:noProof/>
              <w:webHidden/>
              <w:rPrChange w:id="117" w:author="Pervac" w:date="2014-08-31T23:45:00Z">
                <w:rPr>
                  <w:noProof/>
                  <w:webHidden/>
                </w:rPr>
              </w:rPrChange>
            </w:rPr>
            <w:fldChar w:fldCharType="separate"/>
          </w:r>
          <w:r w:rsidR="00CF2C5C" w:rsidRPr="00DC56EB">
            <w:rPr>
              <w:noProof/>
              <w:webHidden/>
              <w:rPrChange w:id="118" w:author="Pervac" w:date="2014-08-31T23:45:00Z">
                <w:rPr>
                  <w:noProof/>
                  <w:webHidden/>
                </w:rPr>
              </w:rPrChange>
            </w:rPr>
            <w:t>6</w:t>
          </w:r>
          <w:r w:rsidR="00CF2C5C" w:rsidRPr="00DC56EB">
            <w:rPr>
              <w:noProof/>
              <w:webHidden/>
              <w:rPrChange w:id="119" w:author="Pervac" w:date="2014-08-31T23:45:00Z">
                <w:rPr>
                  <w:noProof/>
                  <w:webHidden/>
                </w:rPr>
              </w:rPrChange>
            </w:rPr>
            <w:fldChar w:fldCharType="end"/>
          </w:r>
          <w:r w:rsidRPr="00DC56EB">
            <w:rPr>
              <w:noProof/>
              <w:rPrChange w:id="120" w:author="Pervac" w:date="2014-08-31T23:45:00Z">
                <w:rPr>
                  <w:noProof/>
                </w:rPr>
              </w:rPrChange>
            </w:rPr>
            <w:fldChar w:fldCharType="end"/>
          </w:r>
        </w:p>
        <w:p w:rsidR="00CF2C5C" w:rsidRPr="00DC56EB" w:rsidRDefault="00E92C25">
          <w:pPr>
            <w:pStyle w:val="TDC1"/>
            <w:tabs>
              <w:tab w:val="right" w:leader="dot" w:pos="8495"/>
            </w:tabs>
            <w:rPr>
              <w:rFonts w:eastAsiaTheme="minorEastAsia"/>
              <w:noProof/>
              <w:lang w:eastAsia="es-PE"/>
              <w:rPrChange w:id="121" w:author="Pervac" w:date="2014-08-31T23:45:00Z">
                <w:rPr>
                  <w:rFonts w:eastAsiaTheme="minorEastAsia"/>
                  <w:noProof/>
                  <w:lang w:eastAsia="es-PE"/>
                </w:rPr>
              </w:rPrChange>
            </w:rPr>
          </w:pPr>
          <w:r w:rsidRPr="00DC56EB">
            <w:rPr>
              <w:rPrChange w:id="122" w:author="Pervac" w:date="2014-08-31T23:45:00Z">
                <w:rPr/>
              </w:rPrChange>
            </w:rPr>
            <w:fldChar w:fldCharType="begin"/>
          </w:r>
          <w:r w:rsidRPr="00DC56EB">
            <w:rPr>
              <w:rPrChange w:id="123" w:author="Pervac" w:date="2014-08-31T23:45:00Z">
                <w:rPr/>
              </w:rPrChange>
            </w:rPr>
            <w:instrText xml:space="preserve"> HYPERLINK \l "_Toc3964</w:instrText>
          </w:r>
          <w:r w:rsidRPr="00DC56EB">
            <w:rPr>
              <w:rPrChange w:id="124" w:author="Pervac" w:date="2014-08-31T23:45:00Z">
                <w:rPr/>
              </w:rPrChange>
            </w:rPr>
            <w:instrText xml:space="preserve">06884" </w:instrText>
          </w:r>
          <w:r w:rsidRPr="00DC56EB">
            <w:rPr>
              <w:rPrChange w:id="125" w:author="Pervac" w:date="2014-08-31T23:45:00Z">
                <w:rPr/>
              </w:rPrChange>
            </w:rPr>
            <w:fldChar w:fldCharType="separate"/>
          </w:r>
          <w:r w:rsidR="00CF2C5C" w:rsidRPr="00DC56EB">
            <w:rPr>
              <w:rStyle w:val="Hipervnculo"/>
              <w:noProof/>
              <w:rPrChange w:id="126" w:author="Pervac" w:date="2014-08-31T23:45:00Z">
                <w:rPr>
                  <w:rStyle w:val="Hipervnculo"/>
                  <w:noProof/>
                </w:rPr>
              </w:rPrChange>
            </w:rPr>
            <w:t>1.4 Análisis de requisitos</w:t>
          </w:r>
          <w:r w:rsidR="00CF2C5C" w:rsidRPr="00DC56EB">
            <w:rPr>
              <w:noProof/>
              <w:webHidden/>
              <w:rPrChange w:id="127" w:author="Pervac" w:date="2014-08-31T23:45:00Z">
                <w:rPr>
                  <w:noProof/>
                  <w:webHidden/>
                </w:rPr>
              </w:rPrChange>
            </w:rPr>
            <w:tab/>
          </w:r>
          <w:r w:rsidR="00CF2C5C" w:rsidRPr="00DC56EB">
            <w:rPr>
              <w:noProof/>
              <w:webHidden/>
              <w:rPrChange w:id="128" w:author="Pervac" w:date="2014-08-31T23:45:00Z">
                <w:rPr>
                  <w:noProof/>
                  <w:webHidden/>
                </w:rPr>
              </w:rPrChange>
            </w:rPr>
            <w:fldChar w:fldCharType="begin"/>
          </w:r>
          <w:r w:rsidR="00CF2C5C" w:rsidRPr="00DC56EB">
            <w:rPr>
              <w:noProof/>
              <w:webHidden/>
              <w:rPrChange w:id="129" w:author="Pervac" w:date="2014-08-31T23:45:00Z">
                <w:rPr>
                  <w:noProof/>
                  <w:webHidden/>
                </w:rPr>
              </w:rPrChange>
            </w:rPr>
            <w:instrText xml:space="preserve"> PAGEREF _Toc396406884 \h </w:instrText>
          </w:r>
          <w:r w:rsidR="00CF2C5C" w:rsidRPr="00DC56EB">
            <w:rPr>
              <w:noProof/>
              <w:webHidden/>
              <w:rPrChange w:id="130" w:author="Pervac" w:date="2014-08-31T23:45:00Z">
                <w:rPr>
                  <w:noProof/>
                  <w:webHidden/>
                </w:rPr>
              </w:rPrChange>
            </w:rPr>
          </w:r>
          <w:r w:rsidR="00CF2C5C" w:rsidRPr="00DC56EB">
            <w:rPr>
              <w:noProof/>
              <w:webHidden/>
              <w:rPrChange w:id="131" w:author="Pervac" w:date="2014-08-31T23:45:00Z">
                <w:rPr>
                  <w:noProof/>
                  <w:webHidden/>
                </w:rPr>
              </w:rPrChange>
            </w:rPr>
            <w:fldChar w:fldCharType="separate"/>
          </w:r>
          <w:r w:rsidR="00CF2C5C" w:rsidRPr="00DC56EB">
            <w:rPr>
              <w:noProof/>
              <w:webHidden/>
              <w:rPrChange w:id="132" w:author="Pervac" w:date="2014-08-31T23:45:00Z">
                <w:rPr>
                  <w:noProof/>
                  <w:webHidden/>
                </w:rPr>
              </w:rPrChange>
            </w:rPr>
            <w:t>6</w:t>
          </w:r>
          <w:r w:rsidR="00CF2C5C" w:rsidRPr="00DC56EB">
            <w:rPr>
              <w:noProof/>
              <w:webHidden/>
              <w:rPrChange w:id="133" w:author="Pervac" w:date="2014-08-31T23:45:00Z">
                <w:rPr>
                  <w:noProof/>
                  <w:webHidden/>
                </w:rPr>
              </w:rPrChange>
            </w:rPr>
            <w:fldChar w:fldCharType="end"/>
          </w:r>
          <w:r w:rsidRPr="00DC56EB">
            <w:rPr>
              <w:noProof/>
              <w:rPrChange w:id="134"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135" w:author="Pervac" w:date="2014-08-31T23:45:00Z">
                <w:rPr>
                  <w:rFonts w:eastAsiaTheme="minorEastAsia"/>
                  <w:noProof/>
                  <w:lang w:eastAsia="es-PE"/>
                </w:rPr>
              </w:rPrChange>
            </w:rPr>
          </w:pPr>
          <w:r w:rsidRPr="00DC56EB">
            <w:rPr>
              <w:rPrChange w:id="136" w:author="Pervac" w:date="2014-08-31T23:45:00Z">
                <w:rPr/>
              </w:rPrChange>
            </w:rPr>
            <w:fldChar w:fldCharType="begin"/>
          </w:r>
          <w:r w:rsidRPr="00DC56EB">
            <w:rPr>
              <w:rPrChange w:id="137" w:author="Pervac" w:date="2014-08-31T23:45:00Z">
                <w:rPr/>
              </w:rPrChange>
            </w:rPr>
            <w:instrText xml:space="preserve"> HYPERLINK \l "_Toc396406885" </w:instrText>
          </w:r>
          <w:r w:rsidRPr="00DC56EB">
            <w:rPr>
              <w:rPrChange w:id="138" w:author="Pervac" w:date="2014-08-31T23:45:00Z">
                <w:rPr/>
              </w:rPrChange>
            </w:rPr>
            <w:fldChar w:fldCharType="separate"/>
          </w:r>
          <w:r w:rsidR="00CF2C5C" w:rsidRPr="00DC56EB">
            <w:rPr>
              <w:rStyle w:val="Hipervnculo"/>
              <w:noProof/>
              <w:rPrChange w:id="139" w:author="Pervac" w:date="2014-08-31T23:45:00Z">
                <w:rPr>
                  <w:rStyle w:val="Hipervnculo"/>
                  <w:noProof/>
                </w:rPr>
              </w:rPrChange>
            </w:rPr>
            <w:t>1.4.1 Recopilación de Requisitos</w:t>
          </w:r>
          <w:r w:rsidR="00CF2C5C" w:rsidRPr="00DC56EB">
            <w:rPr>
              <w:noProof/>
              <w:webHidden/>
              <w:rPrChange w:id="140" w:author="Pervac" w:date="2014-08-31T23:45:00Z">
                <w:rPr>
                  <w:noProof/>
                  <w:webHidden/>
                </w:rPr>
              </w:rPrChange>
            </w:rPr>
            <w:tab/>
          </w:r>
          <w:r w:rsidR="00CF2C5C" w:rsidRPr="00DC56EB">
            <w:rPr>
              <w:noProof/>
              <w:webHidden/>
              <w:rPrChange w:id="141" w:author="Pervac" w:date="2014-08-31T23:45:00Z">
                <w:rPr>
                  <w:noProof/>
                  <w:webHidden/>
                </w:rPr>
              </w:rPrChange>
            </w:rPr>
            <w:fldChar w:fldCharType="begin"/>
          </w:r>
          <w:r w:rsidR="00CF2C5C" w:rsidRPr="00DC56EB">
            <w:rPr>
              <w:noProof/>
              <w:webHidden/>
              <w:rPrChange w:id="142" w:author="Pervac" w:date="2014-08-31T23:45:00Z">
                <w:rPr>
                  <w:noProof/>
                  <w:webHidden/>
                </w:rPr>
              </w:rPrChange>
            </w:rPr>
            <w:instrText xml:space="preserve"> PAGEREF _Toc396406885 \h </w:instrText>
          </w:r>
          <w:r w:rsidR="00CF2C5C" w:rsidRPr="00DC56EB">
            <w:rPr>
              <w:noProof/>
              <w:webHidden/>
              <w:rPrChange w:id="143" w:author="Pervac" w:date="2014-08-31T23:45:00Z">
                <w:rPr>
                  <w:noProof/>
                  <w:webHidden/>
                </w:rPr>
              </w:rPrChange>
            </w:rPr>
          </w:r>
          <w:r w:rsidR="00CF2C5C" w:rsidRPr="00DC56EB">
            <w:rPr>
              <w:noProof/>
              <w:webHidden/>
              <w:rPrChange w:id="144" w:author="Pervac" w:date="2014-08-31T23:45:00Z">
                <w:rPr>
                  <w:noProof/>
                  <w:webHidden/>
                </w:rPr>
              </w:rPrChange>
            </w:rPr>
            <w:fldChar w:fldCharType="separate"/>
          </w:r>
          <w:r w:rsidR="00CF2C5C" w:rsidRPr="00DC56EB">
            <w:rPr>
              <w:noProof/>
              <w:webHidden/>
              <w:rPrChange w:id="145" w:author="Pervac" w:date="2014-08-31T23:45:00Z">
                <w:rPr>
                  <w:noProof/>
                  <w:webHidden/>
                </w:rPr>
              </w:rPrChange>
            </w:rPr>
            <w:t>6</w:t>
          </w:r>
          <w:r w:rsidR="00CF2C5C" w:rsidRPr="00DC56EB">
            <w:rPr>
              <w:noProof/>
              <w:webHidden/>
              <w:rPrChange w:id="146" w:author="Pervac" w:date="2014-08-31T23:45:00Z">
                <w:rPr>
                  <w:noProof/>
                  <w:webHidden/>
                </w:rPr>
              </w:rPrChange>
            </w:rPr>
            <w:fldChar w:fldCharType="end"/>
          </w:r>
          <w:r w:rsidRPr="00DC56EB">
            <w:rPr>
              <w:noProof/>
              <w:rPrChange w:id="147"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148" w:author="Pervac" w:date="2014-08-31T23:45:00Z">
                <w:rPr>
                  <w:rFonts w:eastAsiaTheme="minorEastAsia"/>
                  <w:noProof/>
                  <w:lang w:eastAsia="es-PE"/>
                </w:rPr>
              </w:rPrChange>
            </w:rPr>
          </w:pPr>
          <w:r w:rsidRPr="00DC56EB">
            <w:rPr>
              <w:rPrChange w:id="149" w:author="Pervac" w:date="2014-08-31T23:45:00Z">
                <w:rPr/>
              </w:rPrChange>
            </w:rPr>
            <w:fldChar w:fldCharType="begin"/>
          </w:r>
          <w:r w:rsidRPr="00DC56EB">
            <w:rPr>
              <w:rPrChange w:id="150" w:author="Pervac" w:date="2014-08-31T23:45:00Z">
                <w:rPr/>
              </w:rPrChange>
            </w:rPr>
            <w:instrText xml:space="preserve"> HYPERLINK \l "_Toc396406886" </w:instrText>
          </w:r>
          <w:r w:rsidRPr="00DC56EB">
            <w:rPr>
              <w:rPrChange w:id="151" w:author="Pervac" w:date="2014-08-31T23:45:00Z">
                <w:rPr/>
              </w:rPrChange>
            </w:rPr>
            <w:fldChar w:fldCharType="separate"/>
          </w:r>
          <w:r w:rsidR="00CF2C5C" w:rsidRPr="00DC56EB">
            <w:rPr>
              <w:rStyle w:val="Hipervnculo"/>
              <w:noProof/>
              <w:rPrChange w:id="152" w:author="Pervac" w:date="2014-08-31T23:45:00Z">
                <w:rPr>
                  <w:rStyle w:val="Hipervnculo"/>
                  <w:noProof/>
                </w:rPr>
              </w:rPrChange>
            </w:rPr>
            <w:t>1.4.2 Especificación de Requisitos</w:t>
          </w:r>
          <w:r w:rsidR="00CF2C5C" w:rsidRPr="00DC56EB">
            <w:rPr>
              <w:noProof/>
              <w:webHidden/>
              <w:rPrChange w:id="153" w:author="Pervac" w:date="2014-08-31T23:45:00Z">
                <w:rPr>
                  <w:noProof/>
                  <w:webHidden/>
                </w:rPr>
              </w:rPrChange>
            </w:rPr>
            <w:tab/>
          </w:r>
          <w:r w:rsidR="00CF2C5C" w:rsidRPr="00DC56EB">
            <w:rPr>
              <w:noProof/>
              <w:webHidden/>
              <w:rPrChange w:id="154" w:author="Pervac" w:date="2014-08-31T23:45:00Z">
                <w:rPr>
                  <w:noProof/>
                  <w:webHidden/>
                </w:rPr>
              </w:rPrChange>
            </w:rPr>
            <w:fldChar w:fldCharType="begin"/>
          </w:r>
          <w:r w:rsidR="00CF2C5C" w:rsidRPr="00DC56EB">
            <w:rPr>
              <w:noProof/>
              <w:webHidden/>
              <w:rPrChange w:id="155" w:author="Pervac" w:date="2014-08-31T23:45:00Z">
                <w:rPr>
                  <w:noProof/>
                  <w:webHidden/>
                </w:rPr>
              </w:rPrChange>
            </w:rPr>
            <w:instrText xml:space="preserve"> PAGEREF _Toc396406886 \h </w:instrText>
          </w:r>
          <w:r w:rsidR="00CF2C5C" w:rsidRPr="00DC56EB">
            <w:rPr>
              <w:noProof/>
              <w:webHidden/>
              <w:rPrChange w:id="156" w:author="Pervac" w:date="2014-08-31T23:45:00Z">
                <w:rPr>
                  <w:noProof/>
                  <w:webHidden/>
                </w:rPr>
              </w:rPrChange>
            </w:rPr>
          </w:r>
          <w:r w:rsidR="00CF2C5C" w:rsidRPr="00DC56EB">
            <w:rPr>
              <w:noProof/>
              <w:webHidden/>
              <w:rPrChange w:id="157" w:author="Pervac" w:date="2014-08-31T23:45:00Z">
                <w:rPr>
                  <w:noProof/>
                  <w:webHidden/>
                </w:rPr>
              </w:rPrChange>
            </w:rPr>
            <w:fldChar w:fldCharType="separate"/>
          </w:r>
          <w:r w:rsidR="00CF2C5C" w:rsidRPr="00DC56EB">
            <w:rPr>
              <w:noProof/>
              <w:webHidden/>
              <w:rPrChange w:id="158" w:author="Pervac" w:date="2014-08-31T23:45:00Z">
                <w:rPr>
                  <w:noProof/>
                  <w:webHidden/>
                </w:rPr>
              </w:rPrChange>
            </w:rPr>
            <w:t>6</w:t>
          </w:r>
          <w:r w:rsidR="00CF2C5C" w:rsidRPr="00DC56EB">
            <w:rPr>
              <w:noProof/>
              <w:webHidden/>
              <w:rPrChange w:id="159" w:author="Pervac" w:date="2014-08-31T23:45:00Z">
                <w:rPr>
                  <w:noProof/>
                  <w:webHidden/>
                </w:rPr>
              </w:rPrChange>
            </w:rPr>
            <w:fldChar w:fldCharType="end"/>
          </w:r>
          <w:r w:rsidRPr="00DC56EB">
            <w:rPr>
              <w:noProof/>
              <w:rPrChange w:id="160"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161" w:author="Pervac" w:date="2014-08-31T23:45:00Z">
                <w:rPr>
                  <w:rFonts w:eastAsiaTheme="minorEastAsia"/>
                  <w:noProof/>
                  <w:lang w:eastAsia="es-PE"/>
                </w:rPr>
              </w:rPrChange>
            </w:rPr>
          </w:pPr>
          <w:r w:rsidRPr="00DC56EB">
            <w:rPr>
              <w:rPrChange w:id="162" w:author="Pervac" w:date="2014-08-31T23:45:00Z">
                <w:rPr/>
              </w:rPrChange>
            </w:rPr>
            <w:fldChar w:fldCharType="begin"/>
          </w:r>
          <w:r w:rsidRPr="00DC56EB">
            <w:rPr>
              <w:rPrChange w:id="163" w:author="Pervac" w:date="2014-08-31T23:45:00Z">
                <w:rPr/>
              </w:rPrChange>
            </w:rPr>
            <w:instrText xml:space="preserve"> HYPERLINK \l "_Toc396406887" </w:instrText>
          </w:r>
          <w:r w:rsidRPr="00DC56EB">
            <w:rPr>
              <w:rPrChange w:id="164" w:author="Pervac" w:date="2014-08-31T23:45:00Z">
                <w:rPr/>
              </w:rPrChange>
            </w:rPr>
            <w:fldChar w:fldCharType="separate"/>
          </w:r>
          <w:r w:rsidR="00CF2C5C" w:rsidRPr="00DC56EB">
            <w:rPr>
              <w:rStyle w:val="Hipervnculo"/>
              <w:noProof/>
              <w:rPrChange w:id="165" w:author="Pervac" w:date="2014-08-31T23:45:00Z">
                <w:rPr>
                  <w:rStyle w:val="Hipervnculo"/>
                  <w:noProof/>
                </w:rPr>
              </w:rPrChange>
            </w:rPr>
            <w:t>1.4.2.1 Caso de Uso</w:t>
          </w:r>
          <w:r w:rsidR="00CF2C5C" w:rsidRPr="00DC56EB">
            <w:rPr>
              <w:noProof/>
              <w:webHidden/>
              <w:rPrChange w:id="166" w:author="Pervac" w:date="2014-08-31T23:45:00Z">
                <w:rPr>
                  <w:noProof/>
                  <w:webHidden/>
                </w:rPr>
              </w:rPrChange>
            </w:rPr>
            <w:tab/>
          </w:r>
          <w:r w:rsidR="00CF2C5C" w:rsidRPr="00DC56EB">
            <w:rPr>
              <w:noProof/>
              <w:webHidden/>
              <w:rPrChange w:id="167" w:author="Pervac" w:date="2014-08-31T23:45:00Z">
                <w:rPr>
                  <w:noProof/>
                  <w:webHidden/>
                </w:rPr>
              </w:rPrChange>
            </w:rPr>
            <w:fldChar w:fldCharType="begin"/>
          </w:r>
          <w:r w:rsidR="00CF2C5C" w:rsidRPr="00DC56EB">
            <w:rPr>
              <w:noProof/>
              <w:webHidden/>
              <w:rPrChange w:id="168" w:author="Pervac" w:date="2014-08-31T23:45:00Z">
                <w:rPr>
                  <w:noProof/>
                  <w:webHidden/>
                </w:rPr>
              </w:rPrChange>
            </w:rPr>
            <w:instrText xml:space="preserve"> PAGEREF _Toc396406887 \h </w:instrText>
          </w:r>
          <w:r w:rsidR="00CF2C5C" w:rsidRPr="00DC56EB">
            <w:rPr>
              <w:noProof/>
              <w:webHidden/>
              <w:rPrChange w:id="169" w:author="Pervac" w:date="2014-08-31T23:45:00Z">
                <w:rPr>
                  <w:noProof/>
                  <w:webHidden/>
                </w:rPr>
              </w:rPrChange>
            </w:rPr>
          </w:r>
          <w:r w:rsidR="00CF2C5C" w:rsidRPr="00DC56EB">
            <w:rPr>
              <w:noProof/>
              <w:webHidden/>
              <w:rPrChange w:id="170" w:author="Pervac" w:date="2014-08-31T23:45:00Z">
                <w:rPr>
                  <w:noProof/>
                  <w:webHidden/>
                </w:rPr>
              </w:rPrChange>
            </w:rPr>
            <w:fldChar w:fldCharType="separate"/>
          </w:r>
          <w:r w:rsidR="00CF2C5C" w:rsidRPr="00DC56EB">
            <w:rPr>
              <w:noProof/>
              <w:webHidden/>
              <w:rPrChange w:id="171" w:author="Pervac" w:date="2014-08-31T23:45:00Z">
                <w:rPr>
                  <w:noProof/>
                  <w:webHidden/>
                </w:rPr>
              </w:rPrChange>
            </w:rPr>
            <w:t>6</w:t>
          </w:r>
          <w:r w:rsidR="00CF2C5C" w:rsidRPr="00DC56EB">
            <w:rPr>
              <w:noProof/>
              <w:webHidden/>
              <w:rPrChange w:id="172" w:author="Pervac" w:date="2014-08-31T23:45:00Z">
                <w:rPr>
                  <w:noProof/>
                  <w:webHidden/>
                </w:rPr>
              </w:rPrChange>
            </w:rPr>
            <w:fldChar w:fldCharType="end"/>
          </w:r>
          <w:r w:rsidRPr="00DC56EB">
            <w:rPr>
              <w:noProof/>
              <w:rPrChange w:id="173"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174" w:author="Pervac" w:date="2014-08-31T23:45:00Z">
                <w:rPr>
                  <w:rFonts w:eastAsiaTheme="minorEastAsia"/>
                  <w:noProof/>
                  <w:lang w:eastAsia="es-PE"/>
                </w:rPr>
              </w:rPrChange>
            </w:rPr>
          </w:pPr>
          <w:r w:rsidRPr="00DC56EB">
            <w:rPr>
              <w:rPrChange w:id="175" w:author="Pervac" w:date="2014-08-31T23:45:00Z">
                <w:rPr/>
              </w:rPrChange>
            </w:rPr>
            <w:fldChar w:fldCharType="begin"/>
          </w:r>
          <w:r w:rsidRPr="00DC56EB">
            <w:rPr>
              <w:rPrChange w:id="176" w:author="Pervac" w:date="2014-08-31T23:45:00Z">
                <w:rPr/>
              </w:rPrChange>
            </w:rPr>
            <w:instrText xml:space="preserve"> HYPERLINK \l "_Toc396406888" </w:instrText>
          </w:r>
          <w:r w:rsidRPr="00DC56EB">
            <w:rPr>
              <w:rPrChange w:id="177" w:author="Pervac" w:date="2014-08-31T23:45:00Z">
                <w:rPr/>
              </w:rPrChange>
            </w:rPr>
            <w:fldChar w:fldCharType="separate"/>
          </w:r>
          <w:r w:rsidR="00CF2C5C" w:rsidRPr="00DC56EB">
            <w:rPr>
              <w:rStyle w:val="Hipervnculo"/>
              <w:noProof/>
              <w:rPrChange w:id="178" w:author="Pervac" w:date="2014-08-31T23:45:00Z">
                <w:rPr>
                  <w:rStyle w:val="Hipervnculo"/>
                  <w:noProof/>
                </w:rPr>
              </w:rPrChange>
            </w:rPr>
            <w:t>1.4.2.2 Historias de Usuario</w:t>
          </w:r>
          <w:r w:rsidR="00CF2C5C" w:rsidRPr="00DC56EB">
            <w:rPr>
              <w:noProof/>
              <w:webHidden/>
              <w:rPrChange w:id="179" w:author="Pervac" w:date="2014-08-31T23:45:00Z">
                <w:rPr>
                  <w:noProof/>
                  <w:webHidden/>
                </w:rPr>
              </w:rPrChange>
            </w:rPr>
            <w:tab/>
          </w:r>
          <w:r w:rsidR="00CF2C5C" w:rsidRPr="00DC56EB">
            <w:rPr>
              <w:noProof/>
              <w:webHidden/>
              <w:rPrChange w:id="180" w:author="Pervac" w:date="2014-08-31T23:45:00Z">
                <w:rPr>
                  <w:noProof/>
                  <w:webHidden/>
                </w:rPr>
              </w:rPrChange>
            </w:rPr>
            <w:fldChar w:fldCharType="begin"/>
          </w:r>
          <w:r w:rsidR="00CF2C5C" w:rsidRPr="00DC56EB">
            <w:rPr>
              <w:noProof/>
              <w:webHidden/>
              <w:rPrChange w:id="181" w:author="Pervac" w:date="2014-08-31T23:45:00Z">
                <w:rPr>
                  <w:noProof/>
                  <w:webHidden/>
                </w:rPr>
              </w:rPrChange>
            </w:rPr>
            <w:instrText xml:space="preserve"> PAGEREF _Toc396406888 \h </w:instrText>
          </w:r>
          <w:r w:rsidR="00CF2C5C" w:rsidRPr="00DC56EB">
            <w:rPr>
              <w:noProof/>
              <w:webHidden/>
              <w:rPrChange w:id="182" w:author="Pervac" w:date="2014-08-31T23:45:00Z">
                <w:rPr>
                  <w:noProof/>
                  <w:webHidden/>
                </w:rPr>
              </w:rPrChange>
            </w:rPr>
          </w:r>
          <w:r w:rsidR="00CF2C5C" w:rsidRPr="00DC56EB">
            <w:rPr>
              <w:noProof/>
              <w:webHidden/>
              <w:rPrChange w:id="183" w:author="Pervac" w:date="2014-08-31T23:45:00Z">
                <w:rPr>
                  <w:noProof/>
                  <w:webHidden/>
                </w:rPr>
              </w:rPrChange>
            </w:rPr>
            <w:fldChar w:fldCharType="separate"/>
          </w:r>
          <w:r w:rsidR="00CF2C5C" w:rsidRPr="00DC56EB">
            <w:rPr>
              <w:noProof/>
              <w:webHidden/>
              <w:rPrChange w:id="184" w:author="Pervac" w:date="2014-08-31T23:45:00Z">
                <w:rPr>
                  <w:noProof/>
                  <w:webHidden/>
                </w:rPr>
              </w:rPrChange>
            </w:rPr>
            <w:t>6</w:t>
          </w:r>
          <w:r w:rsidR="00CF2C5C" w:rsidRPr="00DC56EB">
            <w:rPr>
              <w:noProof/>
              <w:webHidden/>
              <w:rPrChange w:id="185" w:author="Pervac" w:date="2014-08-31T23:45:00Z">
                <w:rPr>
                  <w:noProof/>
                  <w:webHidden/>
                </w:rPr>
              </w:rPrChange>
            </w:rPr>
            <w:fldChar w:fldCharType="end"/>
          </w:r>
          <w:r w:rsidRPr="00DC56EB">
            <w:rPr>
              <w:noProof/>
              <w:rPrChange w:id="186" w:author="Pervac" w:date="2014-08-31T23:45:00Z">
                <w:rPr>
                  <w:noProof/>
                </w:rPr>
              </w:rPrChange>
            </w:rPr>
            <w:fldChar w:fldCharType="end"/>
          </w:r>
        </w:p>
        <w:p w:rsidR="00CF2C5C" w:rsidRPr="00DC56EB" w:rsidRDefault="00E92C25">
          <w:pPr>
            <w:pStyle w:val="TDC1"/>
            <w:tabs>
              <w:tab w:val="right" w:leader="dot" w:pos="8495"/>
            </w:tabs>
            <w:rPr>
              <w:rFonts w:eastAsiaTheme="minorEastAsia"/>
              <w:noProof/>
              <w:lang w:eastAsia="es-PE"/>
              <w:rPrChange w:id="187" w:author="Pervac" w:date="2014-08-31T23:45:00Z">
                <w:rPr>
                  <w:rFonts w:eastAsiaTheme="minorEastAsia"/>
                  <w:noProof/>
                  <w:lang w:eastAsia="es-PE"/>
                </w:rPr>
              </w:rPrChange>
            </w:rPr>
          </w:pPr>
          <w:r w:rsidRPr="00DC56EB">
            <w:rPr>
              <w:rPrChange w:id="188" w:author="Pervac" w:date="2014-08-31T23:45:00Z">
                <w:rPr/>
              </w:rPrChange>
            </w:rPr>
            <w:fldChar w:fldCharType="begin"/>
          </w:r>
          <w:r w:rsidRPr="00DC56EB">
            <w:rPr>
              <w:rPrChange w:id="189" w:author="Pervac" w:date="2014-08-31T23:45:00Z">
                <w:rPr/>
              </w:rPrChange>
            </w:rPr>
            <w:instrText xml:space="preserve"> </w:instrText>
          </w:r>
          <w:r w:rsidRPr="00DC56EB">
            <w:rPr>
              <w:rPrChange w:id="190" w:author="Pervac" w:date="2014-08-31T23:45:00Z">
                <w:rPr/>
              </w:rPrChange>
            </w:rPr>
            <w:instrText xml:space="preserve">HYPERLINK \l "_Toc396406889" </w:instrText>
          </w:r>
          <w:r w:rsidRPr="00DC56EB">
            <w:rPr>
              <w:rPrChange w:id="191" w:author="Pervac" w:date="2014-08-31T23:45:00Z">
                <w:rPr/>
              </w:rPrChange>
            </w:rPr>
            <w:fldChar w:fldCharType="separate"/>
          </w:r>
          <w:r w:rsidR="00CF2C5C" w:rsidRPr="00DC56EB">
            <w:rPr>
              <w:rStyle w:val="Hipervnculo"/>
              <w:noProof/>
              <w:rPrChange w:id="192" w:author="Pervac" w:date="2014-08-31T23:45:00Z">
                <w:rPr>
                  <w:rStyle w:val="Hipervnculo"/>
                  <w:noProof/>
                </w:rPr>
              </w:rPrChange>
            </w:rPr>
            <w:t>1.5 Arquitectura del Software</w:t>
          </w:r>
          <w:r w:rsidR="00CF2C5C" w:rsidRPr="00DC56EB">
            <w:rPr>
              <w:noProof/>
              <w:webHidden/>
              <w:rPrChange w:id="193" w:author="Pervac" w:date="2014-08-31T23:45:00Z">
                <w:rPr>
                  <w:noProof/>
                  <w:webHidden/>
                </w:rPr>
              </w:rPrChange>
            </w:rPr>
            <w:tab/>
          </w:r>
          <w:r w:rsidR="00CF2C5C" w:rsidRPr="00DC56EB">
            <w:rPr>
              <w:noProof/>
              <w:webHidden/>
              <w:rPrChange w:id="194" w:author="Pervac" w:date="2014-08-31T23:45:00Z">
                <w:rPr>
                  <w:noProof/>
                  <w:webHidden/>
                </w:rPr>
              </w:rPrChange>
            </w:rPr>
            <w:fldChar w:fldCharType="begin"/>
          </w:r>
          <w:r w:rsidR="00CF2C5C" w:rsidRPr="00DC56EB">
            <w:rPr>
              <w:noProof/>
              <w:webHidden/>
              <w:rPrChange w:id="195" w:author="Pervac" w:date="2014-08-31T23:45:00Z">
                <w:rPr>
                  <w:noProof/>
                  <w:webHidden/>
                </w:rPr>
              </w:rPrChange>
            </w:rPr>
            <w:instrText xml:space="preserve"> PAGEREF _Toc396406889 \h </w:instrText>
          </w:r>
          <w:r w:rsidR="00CF2C5C" w:rsidRPr="00DC56EB">
            <w:rPr>
              <w:noProof/>
              <w:webHidden/>
              <w:rPrChange w:id="196" w:author="Pervac" w:date="2014-08-31T23:45:00Z">
                <w:rPr>
                  <w:noProof/>
                  <w:webHidden/>
                </w:rPr>
              </w:rPrChange>
            </w:rPr>
          </w:r>
          <w:r w:rsidR="00CF2C5C" w:rsidRPr="00DC56EB">
            <w:rPr>
              <w:noProof/>
              <w:webHidden/>
              <w:rPrChange w:id="197" w:author="Pervac" w:date="2014-08-31T23:45:00Z">
                <w:rPr>
                  <w:noProof/>
                  <w:webHidden/>
                </w:rPr>
              </w:rPrChange>
            </w:rPr>
            <w:fldChar w:fldCharType="separate"/>
          </w:r>
          <w:r w:rsidR="00CF2C5C" w:rsidRPr="00DC56EB">
            <w:rPr>
              <w:noProof/>
              <w:webHidden/>
              <w:rPrChange w:id="198" w:author="Pervac" w:date="2014-08-31T23:45:00Z">
                <w:rPr>
                  <w:noProof/>
                  <w:webHidden/>
                </w:rPr>
              </w:rPrChange>
            </w:rPr>
            <w:t>6</w:t>
          </w:r>
          <w:r w:rsidR="00CF2C5C" w:rsidRPr="00DC56EB">
            <w:rPr>
              <w:noProof/>
              <w:webHidden/>
              <w:rPrChange w:id="199" w:author="Pervac" w:date="2014-08-31T23:45:00Z">
                <w:rPr>
                  <w:noProof/>
                  <w:webHidden/>
                </w:rPr>
              </w:rPrChange>
            </w:rPr>
            <w:fldChar w:fldCharType="end"/>
          </w:r>
          <w:r w:rsidRPr="00DC56EB">
            <w:rPr>
              <w:noProof/>
              <w:rPrChange w:id="200"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01" w:author="Pervac" w:date="2014-08-31T23:45:00Z">
                <w:rPr>
                  <w:rFonts w:eastAsiaTheme="minorEastAsia"/>
                  <w:noProof/>
                  <w:lang w:eastAsia="es-PE"/>
                </w:rPr>
              </w:rPrChange>
            </w:rPr>
          </w:pPr>
          <w:r w:rsidRPr="00DC56EB">
            <w:rPr>
              <w:rPrChange w:id="202" w:author="Pervac" w:date="2014-08-31T23:45:00Z">
                <w:rPr/>
              </w:rPrChange>
            </w:rPr>
            <w:fldChar w:fldCharType="begin"/>
          </w:r>
          <w:r w:rsidRPr="00DC56EB">
            <w:rPr>
              <w:rPrChange w:id="203" w:author="Pervac" w:date="2014-08-31T23:45:00Z">
                <w:rPr/>
              </w:rPrChange>
            </w:rPr>
            <w:instrText xml:space="preserve"> HYPERLINK \l "_Toc396406890" </w:instrText>
          </w:r>
          <w:r w:rsidRPr="00DC56EB">
            <w:rPr>
              <w:rPrChange w:id="204" w:author="Pervac" w:date="2014-08-31T23:45:00Z">
                <w:rPr/>
              </w:rPrChange>
            </w:rPr>
            <w:fldChar w:fldCharType="separate"/>
          </w:r>
          <w:r w:rsidR="00CF2C5C" w:rsidRPr="00DC56EB">
            <w:rPr>
              <w:rStyle w:val="Hipervnculo"/>
              <w:noProof/>
              <w:rPrChange w:id="205" w:author="Pervac" w:date="2014-08-31T23:45:00Z">
                <w:rPr>
                  <w:rStyle w:val="Hipervnculo"/>
                  <w:noProof/>
                </w:rPr>
              </w:rPrChange>
            </w:rPr>
            <w:t>1.5.1 Diagramas de Clases</w:t>
          </w:r>
          <w:r w:rsidR="00CF2C5C" w:rsidRPr="00DC56EB">
            <w:rPr>
              <w:noProof/>
              <w:webHidden/>
              <w:rPrChange w:id="206" w:author="Pervac" w:date="2014-08-31T23:45:00Z">
                <w:rPr>
                  <w:noProof/>
                  <w:webHidden/>
                </w:rPr>
              </w:rPrChange>
            </w:rPr>
            <w:tab/>
          </w:r>
          <w:r w:rsidR="00CF2C5C" w:rsidRPr="00DC56EB">
            <w:rPr>
              <w:noProof/>
              <w:webHidden/>
              <w:rPrChange w:id="207" w:author="Pervac" w:date="2014-08-31T23:45:00Z">
                <w:rPr>
                  <w:noProof/>
                  <w:webHidden/>
                </w:rPr>
              </w:rPrChange>
            </w:rPr>
            <w:fldChar w:fldCharType="begin"/>
          </w:r>
          <w:r w:rsidR="00CF2C5C" w:rsidRPr="00DC56EB">
            <w:rPr>
              <w:noProof/>
              <w:webHidden/>
              <w:rPrChange w:id="208" w:author="Pervac" w:date="2014-08-31T23:45:00Z">
                <w:rPr>
                  <w:noProof/>
                  <w:webHidden/>
                </w:rPr>
              </w:rPrChange>
            </w:rPr>
            <w:instrText xml:space="preserve"> PAGEREF _Toc396406890 \h </w:instrText>
          </w:r>
          <w:r w:rsidR="00CF2C5C" w:rsidRPr="00DC56EB">
            <w:rPr>
              <w:noProof/>
              <w:webHidden/>
              <w:rPrChange w:id="209" w:author="Pervac" w:date="2014-08-31T23:45:00Z">
                <w:rPr>
                  <w:noProof/>
                  <w:webHidden/>
                </w:rPr>
              </w:rPrChange>
            </w:rPr>
          </w:r>
          <w:r w:rsidR="00CF2C5C" w:rsidRPr="00DC56EB">
            <w:rPr>
              <w:noProof/>
              <w:webHidden/>
              <w:rPrChange w:id="210" w:author="Pervac" w:date="2014-08-31T23:45:00Z">
                <w:rPr>
                  <w:noProof/>
                  <w:webHidden/>
                </w:rPr>
              </w:rPrChange>
            </w:rPr>
            <w:fldChar w:fldCharType="separate"/>
          </w:r>
          <w:r w:rsidR="00CF2C5C" w:rsidRPr="00DC56EB">
            <w:rPr>
              <w:noProof/>
              <w:webHidden/>
              <w:rPrChange w:id="211" w:author="Pervac" w:date="2014-08-31T23:45:00Z">
                <w:rPr>
                  <w:noProof/>
                  <w:webHidden/>
                </w:rPr>
              </w:rPrChange>
            </w:rPr>
            <w:t>6</w:t>
          </w:r>
          <w:r w:rsidR="00CF2C5C" w:rsidRPr="00DC56EB">
            <w:rPr>
              <w:noProof/>
              <w:webHidden/>
              <w:rPrChange w:id="212" w:author="Pervac" w:date="2014-08-31T23:45:00Z">
                <w:rPr>
                  <w:noProof/>
                  <w:webHidden/>
                </w:rPr>
              </w:rPrChange>
            </w:rPr>
            <w:fldChar w:fldCharType="end"/>
          </w:r>
          <w:r w:rsidRPr="00DC56EB">
            <w:rPr>
              <w:noProof/>
              <w:rPrChange w:id="213"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14" w:author="Pervac" w:date="2014-08-31T23:45:00Z">
                <w:rPr>
                  <w:rFonts w:eastAsiaTheme="minorEastAsia"/>
                  <w:noProof/>
                  <w:lang w:eastAsia="es-PE"/>
                </w:rPr>
              </w:rPrChange>
            </w:rPr>
          </w:pPr>
          <w:r w:rsidRPr="00DC56EB">
            <w:rPr>
              <w:rPrChange w:id="215" w:author="Pervac" w:date="2014-08-31T23:45:00Z">
                <w:rPr/>
              </w:rPrChange>
            </w:rPr>
            <w:fldChar w:fldCharType="begin"/>
          </w:r>
          <w:r w:rsidRPr="00DC56EB">
            <w:rPr>
              <w:rPrChange w:id="216" w:author="Pervac" w:date="2014-08-31T23:45:00Z">
                <w:rPr/>
              </w:rPrChange>
            </w:rPr>
            <w:instrText xml:space="preserve"> HYPERLINK \l "_Toc396406891" </w:instrText>
          </w:r>
          <w:r w:rsidRPr="00DC56EB">
            <w:rPr>
              <w:rPrChange w:id="217" w:author="Pervac" w:date="2014-08-31T23:45:00Z">
                <w:rPr/>
              </w:rPrChange>
            </w:rPr>
            <w:fldChar w:fldCharType="separate"/>
          </w:r>
          <w:r w:rsidR="00CF2C5C" w:rsidRPr="00DC56EB">
            <w:rPr>
              <w:rStyle w:val="Hipervnculo"/>
              <w:noProof/>
              <w:rPrChange w:id="218" w:author="Pervac" w:date="2014-08-31T23:45:00Z">
                <w:rPr>
                  <w:rStyle w:val="Hipervnculo"/>
                  <w:noProof/>
                </w:rPr>
              </w:rPrChange>
            </w:rPr>
            <w:t>1.5.2 Diagramas de Base de Datos</w:t>
          </w:r>
          <w:r w:rsidR="00CF2C5C" w:rsidRPr="00DC56EB">
            <w:rPr>
              <w:noProof/>
              <w:webHidden/>
              <w:rPrChange w:id="219" w:author="Pervac" w:date="2014-08-31T23:45:00Z">
                <w:rPr>
                  <w:noProof/>
                  <w:webHidden/>
                </w:rPr>
              </w:rPrChange>
            </w:rPr>
            <w:tab/>
          </w:r>
          <w:r w:rsidR="00CF2C5C" w:rsidRPr="00DC56EB">
            <w:rPr>
              <w:noProof/>
              <w:webHidden/>
              <w:rPrChange w:id="220" w:author="Pervac" w:date="2014-08-31T23:45:00Z">
                <w:rPr>
                  <w:noProof/>
                  <w:webHidden/>
                </w:rPr>
              </w:rPrChange>
            </w:rPr>
            <w:fldChar w:fldCharType="begin"/>
          </w:r>
          <w:r w:rsidR="00CF2C5C" w:rsidRPr="00DC56EB">
            <w:rPr>
              <w:noProof/>
              <w:webHidden/>
              <w:rPrChange w:id="221" w:author="Pervac" w:date="2014-08-31T23:45:00Z">
                <w:rPr>
                  <w:noProof/>
                  <w:webHidden/>
                </w:rPr>
              </w:rPrChange>
            </w:rPr>
            <w:instrText xml:space="preserve"> PAGEREF _Toc396406891 \h </w:instrText>
          </w:r>
          <w:r w:rsidR="00CF2C5C" w:rsidRPr="00DC56EB">
            <w:rPr>
              <w:noProof/>
              <w:webHidden/>
              <w:rPrChange w:id="222" w:author="Pervac" w:date="2014-08-31T23:45:00Z">
                <w:rPr>
                  <w:noProof/>
                  <w:webHidden/>
                </w:rPr>
              </w:rPrChange>
            </w:rPr>
          </w:r>
          <w:r w:rsidR="00CF2C5C" w:rsidRPr="00DC56EB">
            <w:rPr>
              <w:noProof/>
              <w:webHidden/>
              <w:rPrChange w:id="223" w:author="Pervac" w:date="2014-08-31T23:45:00Z">
                <w:rPr>
                  <w:noProof/>
                  <w:webHidden/>
                </w:rPr>
              </w:rPrChange>
            </w:rPr>
            <w:fldChar w:fldCharType="separate"/>
          </w:r>
          <w:r w:rsidR="00CF2C5C" w:rsidRPr="00DC56EB">
            <w:rPr>
              <w:noProof/>
              <w:webHidden/>
              <w:rPrChange w:id="224" w:author="Pervac" w:date="2014-08-31T23:45:00Z">
                <w:rPr>
                  <w:noProof/>
                  <w:webHidden/>
                </w:rPr>
              </w:rPrChange>
            </w:rPr>
            <w:t>6</w:t>
          </w:r>
          <w:r w:rsidR="00CF2C5C" w:rsidRPr="00DC56EB">
            <w:rPr>
              <w:noProof/>
              <w:webHidden/>
              <w:rPrChange w:id="225" w:author="Pervac" w:date="2014-08-31T23:45:00Z">
                <w:rPr>
                  <w:noProof/>
                  <w:webHidden/>
                </w:rPr>
              </w:rPrChange>
            </w:rPr>
            <w:fldChar w:fldCharType="end"/>
          </w:r>
          <w:r w:rsidRPr="00DC56EB">
            <w:rPr>
              <w:noProof/>
              <w:rPrChange w:id="226"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27" w:author="Pervac" w:date="2014-08-31T23:45:00Z">
                <w:rPr>
                  <w:rFonts w:eastAsiaTheme="minorEastAsia"/>
                  <w:noProof/>
                  <w:lang w:eastAsia="es-PE"/>
                </w:rPr>
              </w:rPrChange>
            </w:rPr>
          </w:pPr>
          <w:r w:rsidRPr="00DC56EB">
            <w:rPr>
              <w:rPrChange w:id="228" w:author="Pervac" w:date="2014-08-31T23:45:00Z">
                <w:rPr/>
              </w:rPrChange>
            </w:rPr>
            <w:fldChar w:fldCharType="begin"/>
          </w:r>
          <w:r w:rsidRPr="00DC56EB">
            <w:rPr>
              <w:rPrChange w:id="229" w:author="Pervac" w:date="2014-08-31T23:45:00Z">
                <w:rPr/>
              </w:rPrChange>
            </w:rPr>
            <w:instrText xml:space="preserve"> HYPERLINK \l "_Toc396406892" </w:instrText>
          </w:r>
          <w:r w:rsidRPr="00DC56EB">
            <w:rPr>
              <w:rPrChange w:id="230" w:author="Pervac" w:date="2014-08-31T23:45:00Z">
                <w:rPr/>
              </w:rPrChange>
            </w:rPr>
            <w:fldChar w:fldCharType="separate"/>
          </w:r>
          <w:r w:rsidR="00CF2C5C" w:rsidRPr="00DC56EB">
            <w:rPr>
              <w:rStyle w:val="Hipervnculo"/>
              <w:noProof/>
              <w:rPrChange w:id="231" w:author="Pervac" w:date="2014-08-31T23:45:00Z">
                <w:rPr>
                  <w:rStyle w:val="Hipervnculo"/>
                  <w:noProof/>
                </w:rPr>
              </w:rPrChange>
            </w:rPr>
            <w:t>1.5.2.1 Diagrama Lógico de la Base de datos</w:t>
          </w:r>
          <w:r w:rsidR="00CF2C5C" w:rsidRPr="00DC56EB">
            <w:rPr>
              <w:noProof/>
              <w:webHidden/>
              <w:rPrChange w:id="232" w:author="Pervac" w:date="2014-08-31T23:45:00Z">
                <w:rPr>
                  <w:noProof/>
                  <w:webHidden/>
                </w:rPr>
              </w:rPrChange>
            </w:rPr>
            <w:tab/>
          </w:r>
          <w:r w:rsidR="00CF2C5C" w:rsidRPr="00DC56EB">
            <w:rPr>
              <w:noProof/>
              <w:webHidden/>
              <w:rPrChange w:id="233" w:author="Pervac" w:date="2014-08-31T23:45:00Z">
                <w:rPr>
                  <w:noProof/>
                  <w:webHidden/>
                </w:rPr>
              </w:rPrChange>
            </w:rPr>
            <w:fldChar w:fldCharType="begin"/>
          </w:r>
          <w:r w:rsidR="00CF2C5C" w:rsidRPr="00DC56EB">
            <w:rPr>
              <w:noProof/>
              <w:webHidden/>
              <w:rPrChange w:id="234" w:author="Pervac" w:date="2014-08-31T23:45:00Z">
                <w:rPr>
                  <w:noProof/>
                  <w:webHidden/>
                </w:rPr>
              </w:rPrChange>
            </w:rPr>
            <w:instrText xml:space="preserve"> PAGEREF _Toc396406892 \h </w:instrText>
          </w:r>
          <w:r w:rsidR="00CF2C5C" w:rsidRPr="00DC56EB">
            <w:rPr>
              <w:noProof/>
              <w:webHidden/>
              <w:rPrChange w:id="235" w:author="Pervac" w:date="2014-08-31T23:45:00Z">
                <w:rPr>
                  <w:noProof/>
                  <w:webHidden/>
                </w:rPr>
              </w:rPrChange>
            </w:rPr>
          </w:r>
          <w:r w:rsidR="00CF2C5C" w:rsidRPr="00DC56EB">
            <w:rPr>
              <w:noProof/>
              <w:webHidden/>
              <w:rPrChange w:id="236" w:author="Pervac" w:date="2014-08-31T23:45:00Z">
                <w:rPr>
                  <w:noProof/>
                  <w:webHidden/>
                </w:rPr>
              </w:rPrChange>
            </w:rPr>
            <w:fldChar w:fldCharType="separate"/>
          </w:r>
          <w:r w:rsidR="00CF2C5C" w:rsidRPr="00DC56EB">
            <w:rPr>
              <w:noProof/>
              <w:webHidden/>
              <w:rPrChange w:id="237" w:author="Pervac" w:date="2014-08-31T23:45:00Z">
                <w:rPr>
                  <w:noProof/>
                  <w:webHidden/>
                </w:rPr>
              </w:rPrChange>
            </w:rPr>
            <w:t>7</w:t>
          </w:r>
          <w:r w:rsidR="00CF2C5C" w:rsidRPr="00DC56EB">
            <w:rPr>
              <w:noProof/>
              <w:webHidden/>
              <w:rPrChange w:id="238" w:author="Pervac" w:date="2014-08-31T23:45:00Z">
                <w:rPr>
                  <w:noProof/>
                  <w:webHidden/>
                </w:rPr>
              </w:rPrChange>
            </w:rPr>
            <w:fldChar w:fldCharType="end"/>
          </w:r>
          <w:r w:rsidRPr="00DC56EB">
            <w:rPr>
              <w:noProof/>
              <w:rPrChange w:id="239"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40" w:author="Pervac" w:date="2014-08-31T23:45:00Z">
                <w:rPr>
                  <w:rFonts w:eastAsiaTheme="minorEastAsia"/>
                  <w:noProof/>
                  <w:lang w:eastAsia="es-PE"/>
                </w:rPr>
              </w:rPrChange>
            </w:rPr>
          </w:pPr>
          <w:r w:rsidRPr="00DC56EB">
            <w:rPr>
              <w:rPrChange w:id="241" w:author="Pervac" w:date="2014-08-31T23:45:00Z">
                <w:rPr/>
              </w:rPrChange>
            </w:rPr>
            <w:fldChar w:fldCharType="begin"/>
          </w:r>
          <w:r w:rsidRPr="00DC56EB">
            <w:rPr>
              <w:rPrChange w:id="242" w:author="Pervac" w:date="2014-08-31T23:45:00Z">
                <w:rPr/>
              </w:rPrChange>
            </w:rPr>
            <w:instrText xml:space="preserve"> HYPERLINK \l "_Toc396406893" </w:instrText>
          </w:r>
          <w:r w:rsidRPr="00DC56EB">
            <w:rPr>
              <w:rPrChange w:id="243" w:author="Pervac" w:date="2014-08-31T23:45:00Z">
                <w:rPr/>
              </w:rPrChange>
            </w:rPr>
            <w:fldChar w:fldCharType="separate"/>
          </w:r>
          <w:r w:rsidR="00CF2C5C" w:rsidRPr="00DC56EB">
            <w:rPr>
              <w:rStyle w:val="Hipervnculo"/>
              <w:noProof/>
              <w:rPrChange w:id="244" w:author="Pervac" w:date="2014-08-31T23:45:00Z">
                <w:rPr>
                  <w:rStyle w:val="Hipervnculo"/>
                  <w:noProof/>
                </w:rPr>
              </w:rPrChange>
            </w:rPr>
            <w:t>1.5.2.2 Script de la Base de Datos</w:t>
          </w:r>
          <w:r w:rsidR="00CF2C5C" w:rsidRPr="00DC56EB">
            <w:rPr>
              <w:noProof/>
              <w:webHidden/>
              <w:rPrChange w:id="245" w:author="Pervac" w:date="2014-08-31T23:45:00Z">
                <w:rPr>
                  <w:noProof/>
                  <w:webHidden/>
                </w:rPr>
              </w:rPrChange>
            </w:rPr>
            <w:tab/>
          </w:r>
          <w:r w:rsidR="00CF2C5C" w:rsidRPr="00DC56EB">
            <w:rPr>
              <w:noProof/>
              <w:webHidden/>
              <w:rPrChange w:id="246" w:author="Pervac" w:date="2014-08-31T23:45:00Z">
                <w:rPr>
                  <w:noProof/>
                  <w:webHidden/>
                </w:rPr>
              </w:rPrChange>
            </w:rPr>
            <w:fldChar w:fldCharType="begin"/>
          </w:r>
          <w:r w:rsidR="00CF2C5C" w:rsidRPr="00DC56EB">
            <w:rPr>
              <w:noProof/>
              <w:webHidden/>
              <w:rPrChange w:id="247" w:author="Pervac" w:date="2014-08-31T23:45:00Z">
                <w:rPr>
                  <w:noProof/>
                  <w:webHidden/>
                </w:rPr>
              </w:rPrChange>
            </w:rPr>
            <w:instrText xml:space="preserve"> PAGEREF _Toc396406893 \h </w:instrText>
          </w:r>
          <w:r w:rsidR="00CF2C5C" w:rsidRPr="00DC56EB">
            <w:rPr>
              <w:noProof/>
              <w:webHidden/>
              <w:rPrChange w:id="248" w:author="Pervac" w:date="2014-08-31T23:45:00Z">
                <w:rPr>
                  <w:noProof/>
                  <w:webHidden/>
                </w:rPr>
              </w:rPrChange>
            </w:rPr>
          </w:r>
          <w:r w:rsidR="00CF2C5C" w:rsidRPr="00DC56EB">
            <w:rPr>
              <w:noProof/>
              <w:webHidden/>
              <w:rPrChange w:id="249" w:author="Pervac" w:date="2014-08-31T23:45:00Z">
                <w:rPr>
                  <w:noProof/>
                  <w:webHidden/>
                </w:rPr>
              </w:rPrChange>
            </w:rPr>
            <w:fldChar w:fldCharType="separate"/>
          </w:r>
          <w:r w:rsidR="00CF2C5C" w:rsidRPr="00DC56EB">
            <w:rPr>
              <w:noProof/>
              <w:webHidden/>
              <w:rPrChange w:id="250" w:author="Pervac" w:date="2014-08-31T23:45:00Z">
                <w:rPr>
                  <w:noProof/>
                  <w:webHidden/>
                </w:rPr>
              </w:rPrChange>
            </w:rPr>
            <w:t>7</w:t>
          </w:r>
          <w:r w:rsidR="00CF2C5C" w:rsidRPr="00DC56EB">
            <w:rPr>
              <w:noProof/>
              <w:webHidden/>
              <w:rPrChange w:id="251" w:author="Pervac" w:date="2014-08-31T23:45:00Z">
                <w:rPr>
                  <w:noProof/>
                  <w:webHidden/>
                </w:rPr>
              </w:rPrChange>
            </w:rPr>
            <w:fldChar w:fldCharType="end"/>
          </w:r>
          <w:r w:rsidRPr="00DC56EB">
            <w:rPr>
              <w:noProof/>
              <w:rPrChange w:id="252"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53" w:author="Pervac" w:date="2014-08-31T23:45:00Z">
                <w:rPr>
                  <w:rFonts w:eastAsiaTheme="minorEastAsia"/>
                  <w:noProof/>
                  <w:lang w:eastAsia="es-PE"/>
                </w:rPr>
              </w:rPrChange>
            </w:rPr>
          </w:pPr>
          <w:r w:rsidRPr="00DC56EB">
            <w:rPr>
              <w:rPrChange w:id="254" w:author="Pervac" w:date="2014-08-31T23:45:00Z">
                <w:rPr/>
              </w:rPrChange>
            </w:rPr>
            <w:fldChar w:fldCharType="begin"/>
          </w:r>
          <w:r w:rsidRPr="00DC56EB">
            <w:rPr>
              <w:rPrChange w:id="255" w:author="Pervac" w:date="2014-08-31T23:45:00Z">
                <w:rPr/>
              </w:rPrChange>
            </w:rPr>
            <w:instrText xml:space="preserve"> HYPERLINK \l "_Toc396406894" </w:instrText>
          </w:r>
          <w:r w:rsidRPr="00DC56EB">
            <w:rPr>
              <w:rPrChange w:id="256" w:author="Pervac" w:date="2014-08-31T23:45:00Z">
                <w:rPr/>
              </w:rPrChange>
            </w:rPr>
            <w:fldChar w:fldCharType="separate"/>
          </w:r>
          <w:r w:rsidR="00CF2C5C" w:rsidRPr="00DC56EB">
            <w:rPr>
              <w:rStyle w:val="Hipervnculo"/>
              <w:noProof/>
              <w:rPrChange w:id="257" w:author="Pervac" w:date="2014-08-31T23:45:00Z">
                <w:rPr>
                  <w:rStyle w:val="Hipervnculo"/>
                  <w:noProof/>
                </w:rPr>
              </w:rPrChange>
            </w:rPr>
            <w:t>1.5.2.3 Procedimientos Almacenados</w:t>
          </w:r>
          <w:r w:rsidR="00CF2C5C" w:rsidRPr="00DC56EB">
            <w:rPr>
              <w:noProof/>
              <w:webHidden/>
              <w:rPrChange w:id="258" w:author="Pervac" w:date="2014-08-31T23:45:00Z">
                <w:rPr>
                  <w:noProof/>
                  <w:webHidden/>
                </w:rPr>
              </w:rPrChange>
            </w:rPr>
            <w:tab/>
          </w:r>
          <w:r w:rsidR="00CF2C5C" w:rsidRPr="00DC56EB">
            <w:rPr>
              <w:noProof/>
              <w:webHidden/>
              <w:rPrChange w:id="259" w:author="Pervac" w:date="2014-08-31T23:45:00Z">
                <w:rPr>
                  <w:noProof/>
                  <w:webHidden/>
                </w:rPr>
              </w:rPrChange>
            </w:rPr>
            <w:fldChar w:fldCharType="begin"/>
          </w:r>
          <w:r w:rsidR="00CF2C5C" w:rsidRPr="00DC56EB">
            <w:rPr>
              <w:noProof/>
              <w:webHidden/>
              <w:rPrChange w:id="260" w:author="Pervac" w:date="2014-08-31T23:45:00Z">
                <w:rPr>
                  <w:noProof/>
                  <w:webHidden/>
                </w:rPr>
              </w:rPrChange>
            </w:rPr>
            <w:instrText xml:space="preserve"> PAGEREF _Toc396406894 \h </w:instrText>
          </w:r>
          <w:r w:rsidR="00CF2C5C" w:rsidRPr="00DC56EB">
            <w:rPr>
              <w:noProof/>
              <w:webHidden/>
              <w:rPrChange w:id="261" w:author="Pervac" w:date="2014-08-31T23:45:00Z">
                <w:rPr>
                  <w:noProof/>
                  <w:webHidden/>
                </w:rPr>
              </w:rPrChange>
            </w:rPr>
          </w:r>
          <w:r w:rsidR="00CF2C5C" w:rsidRPr="00DC56EB">
            <w:rPr>
              <w:noProof/>
              <w:webHidden/>
              <w:rPrChange w:id="262" w:author="Pervac" w:date="2014-08-31T23:45:00Z">
                <w:rPr>
                  <w:noProof/>
                  <w:webHidden/>
                </w:rPr>
              </w:rPrChange>
            </w:rPr>
            <w:fldChar w:fldCharType="separate"/>
          </w:r>
          <w:r w:rsidR="00CF2C5C" w:rsidRPr="00DC56EB">
            <w:rPr>
              <w:noProof/>
              <w:webHidden/>
              <w:rPrChange w:id="263" w:author="Pervac" w:date="2014-08-31T23:45:00Z">
                <w:rPr>
                  <w:noProof/>
                  <w:webHidden/>
                </w:rPr>
              </w:rPrChange>
            </w:rPr>
            <w:t>9</w:t>
          </w:r>
          <w:r w:rsidR="00CF2C5C" w:rsidRPr="00DC56EB">
            <w:rPr>
              <w:noProof/>
              <w:webHidden/>
              <w:rPrChange w:id="264" w:author="Pervac" w:date="2014-08-31T23:45:00Z">
                <w:rPr>
                  <w:noProof/>
                  <w:webHidden/>
                </w:rPr>
              </w:rPrChange>
            </w:rPr>
            <w:fldChar w:fldCharType="end"/>
          </w:r>
          <w:r w:rsidRPr="00DC56EB">
            <w:rPr>
              <w:noProof/>
              <w:rPrChange w:id="265"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66" w:author="Pervac" w:date="2014-08-31T23:45:00Z">
                <w:rPr>
                  <w:rFonts w:eastAsiaTheme="minorEastAsia"/>
                  <w:noProof/>
                  <w:lang w:eastAsia="es-PE"/>
                </w:rPr>
              </w:rPrChange>
            </w:rPr>
          </w:pPr>
          <w:r w:rsidRPr="00DC56EB">
            <w:rPr>
              <w:rPrChange w:id="267" w:author="Pervac" w:date="2014-08-31T23:45:00Z">
                <w:rPr/>
              </w:rPrChange>
            </w:rPr>
            <w:fldChar w:fldCharType="begin"/>
          </w:r>
          <w:r w:rsidRPr="00DC56EB">
            <w:rPr>
              <w:rPrChange w:id="268" w:author="Pervac" w:date="2014-08-31T23:45:00Z">
                <w:rPr/>
              </w:rPrChange>
            </w:rPr>
            <w:instrText xml:space="preserve"> HYPERLINK \l "_Toc396406895" </w:instrText>
          </w:r>
          <w:r w:rsidRPr="00DC56EB">
            <w:rPr>
              <w:rPrChange w:id="269" w:author="Pervac" w:date="2014-08-31T23:45:00Z">
                <w:rPr/>
              </w:rPrChange>
            </w:rPr>
            <w:fldChar w:fldCharType="separate"/>
          </w:r>
          <w:r w:rsidR="00CF2C5C" w:rsidRPr="00DC56EB">
            <w:rPr>
              <w:rStyle w:val="Hipervnculo"/>
              <w:noProof/>
              <w:rPrChange w:id="270" w:author="Pervac" w:date="2014-08-31T23:45:00Z">
                <w:rPr>
                  <w:rStyle w:val="Hipervnculo"/>
                  <w:noProof/>
                </w:rPr>
              </w:rPrChange>
            </w:rPr>
            <w:t>1.5.2.4 Vistas</w:t>
          </w:r>
          <w:r w:rsidR="00CF2C5C" w:rsidRPr="00DC56EB">
            <w:rPr>
              <w:noProof/>
              <w:webHidden/>
              <w:rPrChange w:id="271" w:author="Pervac" w:date="2014-08-31T23:45:00Z">
                <w:rPr>
                  <w:noProof/>
                  <w:webHidden/>
                </w:rPr>
              </w:rPrChange>
            </w:rPr>
            <w:tab/>
          </w:r>
          <w:r w:rsidR="00CF2C5C" w:rsidRPr="00DC56EB">
            <w:rPr>
              <w:noProof/>
              <w:webHidden/>
              <w:rPrChange w:id="272" w:author="Pervac" w:date="2014-08-31T23:45:00Z">
                <w:rPr>
                  <w:noProof/>
                  <w:webHidden/>
                </w:rPr>
              </w:rPrChange>
            </w:rPr>
            <w:fldChar w:fldCharType="begin"/>
          </w:r>
          <w:r w:rsidR="00CF2C5C" w:rsidRPr="00DC56EB">
            <w:rPr>
              <w:noProof/>
              <w:webHidden/>
              <w:rPrChange w:id="273" w:author="Pervac" w:date="2014-08-31T23:45:00Z">
                <w:rPr>
                  <w:noProof/>
                  <w:webHidden/>
                </w:rPr>
              </w:rPrChange>
            </w:rPr>
            <w:instrText xml:space="preserve"> PAGEREF _Toc396406895 \h </w:instrText>
          </w:r>
          <w:r w:rsidR="00CF2C5C" w:rsidRPr="00DC56EB">
            <w:rPr>
              <w:noProof/>
              <w:webHidden/>
              <w:rPrChange w:id="274" w:author="Pervac" w:date="2014-08-31T23:45:00Z">
                <w:rPr>
                  <w:noProof/>
                  <w:webHidden/>
                </w:rPr>
              </w:rPrChange>
            </w:rPr>
          </w:r>
          <w:r w:rsidR="00CF2C5C" w:rsidRPr="00DC56EB">
            <w:rPr>
              <w:noProof/>
              <w:webHidden/>
              <w:rPrChange w:id="275" w:author="Pervac" w:date="2014-08-31T23:45:00Z">
                <w:rPr>
                  <w:noProof/>
                  <w:webHidden/>
                </w:rPr>
              </w:rPrChange>
            </w:rPr>
            <w:fldChar w:fldCharType="separate"/>
          </w:r>
          <w:r w:rsidR="00CF2C5C" w:rsidRPr="00DC56EB">
            <w:rPr>
              <w:noProof/>
              <w:webHidden/>
              <w:rPrChange w:id="276" w:author="Pervac" w:date="2014-08-31T23:45:00Z">
                <w:rPr>
                  <w:noProof/>
                  <w:webHidden/>
                </w:rPr>
              </w:rPrChange>
            </w:rPr>
            <w:t>11</w:t>
          </w:r>
          <w:r w:rsidR="00CF2C5C" w:rsidRPr="00DC56EB">
            <w:rPr>
              <w:noProof/>
              <w:webHidden/>
              <w:rPrChange w:id="277" w:author="Pervac" w:date="2014-08-31T23:45:00Z">
                <w:rPr>
                  <w:noProof/>
                  <w:webHidden/>
                </w:rPr>
              </w:rPrChange>
            </w:rPr>
            <w:fldChar w:fldCharType="end"/>
          </w:r>
          <w:r w:rsidRPr="00DC56EB">
            <w:rPr>
              <w:noProof/>
              <w:rPrChange w:id="278"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79" w:author="Pervac" w:date="2014-08-31T23:45:00Z">
                <w:rPr>
                  <w:rFonts w:eastAsiaTheme="minorEastAsia"/>
                  <w:noProof/>
                  <w:lang w:eastAsia="es-PE"/>
                </w:rPr>
              </w:rPrChange>
            </w:rPr>
          </w:pPr>
          <w:r w:rsidRPr="00DC56EB">
            <w:rPr>
              <w:rPrChange w:id="280" w:author="Pervac" w:date="2014-08-31T23:45:00Z">
                <w:rPr/>
              </w:rPrChange>
            </w:rPr>
            <w:fldChar w:fldCharType="begin"/>
          </w:r>
          <w:r w:rsidRPr="00DC56EB">
            <w:rPr>
              <w:rPrChange w:id="281" w:author="Pervac" w:date="2014-08-31T23:45:00Z">
                <w:rPr/>
              </w:rPrChange>
            </w:rPr>
            <w:instrText xml:space="preserve"> HYPERLINK \l "_Toc396406896" </w:instrText>
          </w:r>
          <w:r w:rsidRPr="00DC56EB">
            <w:rPr>
              <w:rPrChange w:id="282" w:author="Pervac" w:date="2014-08-31T23:45:00Z">
                <w:rPr/>
              </w:rPrChange>
            </w:rPr>
            <w:fldChar w:fldCharType="separate"/>
          </w:r>
          <w:r w:rsidR="00CF2C5C" w:rsidRPr="00DC56EB">
            <w:rPr>
              <w:rStyle w:val="Hipervnculo"/>
              <w:noProof/>
              <w:rPrChange w:id="283" w:author="Pervac" w:date="2014-08-31T23:45:00Z">
                <w:rPr>
                  <w:rStyle w:val="Hipervnculo"/>
                  <w:noProof/>
                </w:rPr>
              </w:rPrChange>
            </w:rPr>
            <w:t>1.5.2.5 Funciones</w:t>
          </w:r>
          <w:r w:rsidR="00CF2C5C" w:rsidRPr="00DC56EB">
            <w:rPr>
              <w:noProof/>
              <w:webHidden/>
              <w:rPrChange w:id="284" w:author="Pervac" w:date="2014-08-31T23:45:00Z">
                <w:rPr>
                  <w:noProof/>
                  <w:webHidden/>
                </w:rPr>
              </w:rPrChange>
            </w:rPr>
            <w:tab/>
          </w:r>
          <w:r w:rsidR="00CF2C5C" w:rsidRPr="00DC56EB">
            <w:rPr>
              <w:noProof/>
              <w:webHidden/>
              <w:rPrChange w:id="285" w:author="Pervac" w:date="2014-08-31T23:45:00Z">
                <w:rPr>
                  <w:noProof/>
                  <w:webHidden/>
                </w:rPr>
              </w:rPrChange>
            </w:rPr>
            <w:fldChar w:fldCharType="begin"/>
          </w:r>
          <w:r w:rsidR="00CF2C5C" w:rsidRPr="00DC56EB">
            <w:rPr>
              <w:noProof/>
              <w:webHidden/>
              <w:rPrChange w:id="286" w:author="Pervac" w:date="2014-08-31T23:45:00Z">
                <w:rPr>
                  <w:noProof/>
                  <w:webHidden/>
                </w:rPr>
              </w:rPrChange>
            </w:rPr>
            <w:instrText xml:space="preserve"> PAGEREF _Toc396406896 \h </w:instrText>
          </w:r>
          <w:r w:rsidR="00CF2C5C" w:rsidRPr="00DC56EB">
            <w:rPr>
              <w:noProof/>
              <w:webHidden/>
              <w:rPrChange w:id="287" w:author="Pervac" w:date="2014-08-31T23:45:00Z">
                <w:rPr>
                  <w:noProof/>
                  <w:webHidden/>
                </w:rPr>
              </w:rPrChange>
            </w:rPr>
          </w:r>
          <w:r w:rsidR="00CF2C5C" w:rsidRPr="00DC56EB">
            <w:rPr>
              <w:noProof/>
              <w:webHidden/>
              <w:rPrChange w:id="288" w:author="Pervac" w:date="2014-08-31T23:45:00Z">
                <w:rPr>
                  <w:noProof/>
                  <w:webHidden/>
                </w:rPr>
              </w:rPrChange>
            </w:rPr>
            <w:fldChar w:fldCharType="separate"/>
          </w:r>
          <w:r w:rsidR="00CF2C5C" w:rsidRPr="00DC56EB">
            <w:rPr>
              <w:noProof/>
              <w:webHidden/>
              <w:rPrChange w:id="289" w:author="Pervac" w:date="2014-08-31T23:45:00Z">
                <w:rPr>
                  <w:noProof/>
                  <w:webHidden/>
                </w:rPr>
              </w:rPrChange>
            </w:rPr>
            <w:t>12</w:t>
          </w:r>
          <w:r w:rsidR="00CF2C5C" w:rsidRPr="00DC56EB">
            <w:rPr>
              <w:noProof/>
              <w:webHidden/>
              <w:rPrChange w:id="290" w:author="Pervac" w:date="2014-08-31T23:45:00Z">
                <w:rPr>
                  <w:noProof/>
                  <w:webHidden/>
                </w:rPr>
              </w:rPrChange>
            </w:rPr>
            <w:fldChar w:fldCharType="end"/>
          </w:r>
          <w:r w:rsidRPr="00DC56EB">
            <w:rPr>
              <w:noProof/>
              <w:rPrChange w:id="291"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292" w:author="Pervac" w:date="2014-08-31T23:45:00Z">
                <w:rPr>
                  <w:rFonts w:eastAsiaTheme="minorEastAsia"/>
                  <w:noProof/>
                  <w:lang w:eastAsia="es-PE"/>
                </w:rPr>
              </w:rPrChange>
            </w:rPr>
          </w:pPr>
          <w:r w:rsidRPr="00DC56EB">
            <w:rPr>
              <w:rPrChange w:id="293" w:author="Pervac" w:date="2014-08-31T23:45:00Z">
                <w:rPr/>
              </w:rPrChange>
            </w:rPr>
            <w:fldChar w:fldCharType="begin"/>
          </w:r>
          <w:r w:rsidRPr="00DC56EB">
            <w:rPr>
              <w:rPrChange w:id="294" w:author="Pervac" w:date="2014-08-31T23:45:00Z">
                <w:rPr/>
              </w:rPrChange>
            </w:rPr>
            <w:instrText xml:space="preserve"> HYPERLINK \l "_Toc396406897" </w:instrText>
          </w:r>
          <w:r w:rsidRPr="00DC56EB">
            <w:rPr>
              <w:rPrChange w:id="295" w:author="Pervac" w:date="2014-08-31T23:45:00Z">
                <w:rPr/>
              </w:rPrChange>
            </w:rPr>
            <w:fldChar w:fldCharType="separate"/>
          </w:r>
          <w:r w:rsidR="00CF2C5C" w:rsidRPr="00DC56EB">
            <w:rPr>
              <w:rStyle w:val="Hipervnculo"/>
              <w:noProof/>
              <w:rPrChange w:id="296" w:author="Pervac" w:date="2014-08-31T23:45:00Z">
                <w:rPr>
                  <w:rStyle w:val="Hipervnculo"/>
                  <w:noProof/>
                </w:rPr>
              </w:rPrChange>
            </w:rPr>
            <w:t>1.5.2.6 Triggers</w:t>
          </w:r>
          <w:r w:rsidR="00CF2C5C" w:rsidRPr="00DC56EB">
            <w:rPr>
              <w:noProof/>
              <w:webHidden/>
              <w:rPrChange w:id="297" w:author="Pervac" w:date="2014-08-31T23:45:00Z">
                <w:rPr>
                  <w:noProof/>
                  <w:webHidden/>
                </w:rPr>
              </w:rPrChange>
            </w:rPr>
            <w:tab/>
          </w:r>
          <w:r w:rsidR="00CF2C5C" w:rsidRPr="00DC56EB">
            <w:rPr>
              <w:noProof/>
              <w:webHidden/>
              <w:rPrChange w:id="298" w:author="Pervac" w:date="2014-08-31T23:45:00Z">
                <w:rPr>
                  <w:noProof/>
                  <w:webHidden/>
                </w:rPr>
              </w:rPrChange>
            </w:rPr>
            <w:fldChar w:fldCharType="begin"/>
          </w:r>
          <w:r w:rsidR="00CF2C5C" w:rsidRPr="00DC56EB">
            <w:rPr>
              <w:noProof/>
              <w:webHidden/>
              <w:rPrChange w:id="299" w:author="Pervac" w:date="2014-08-31T23:45:00Z">
                <w:rPr>
                  <w:noProof/>
                  <w:webHidden/>
                </w:rPr>
              </w:rPrChange>
            </w:rPr>
            <w:instrText xml:space="preserve"> PAGEREF _Toc396406897 \h </w:instrText>
          </w:r>
          <w:r w:rsidR="00CF2C5C" w:rsidRPr="00DC56EB">
            <w:rPr>
              <w:noProof/>
              <w:webHidden/>
              <w:rPrChange w:id="300" w:author="Pervac" w:date="2014-08-31T23:45:00Z">
                <w:rPr>
                  <w:noProof/>
                  <w:webHidden/>
                </w:rPr>
              </w:rPrChange>
            </w:rPr>
          </w:r>
          <w:r w:rsidR="00CF2C5C" w:rsidRPr="00DC56EB">
            <w:rPr>
              <w:noProof/>
              <w:webHidden/>
              <w:rPrChange w:id="301" w:author="Pervac" w:date="2014-08-31T23:45:00Z">
                <w:rPr>
                  <w:noProof/>
                  <w:webHidden/>
                </w:rPr>
              </w:rPrChange>
            </w:rPr>
            <w:fldChar w:fldCharType="separate"/>
          </w:r>
          <w:r w:rsidR="00CF2C5C" w:rsidRPr="00DC56EB">
            <w:rPr>
              <w:noProof/>
              <w:webHidden/>
              <w:rPrChange w:id="302" w:author="Pervac" w:date="2014-08-31T23:45:00Z">
                <w:rPr>
                  <w:noProof/>
                  <w:webHidden/>
                </w:rPr>
              </w:rPrChange>
            </w:rPr>
            <w:t>12</w:t>
          </w:r>
          <w:r w:rsidR="00CF2C5C" w:rsidRPr="00DC56EB">
            <w:rPr>
              <w:noProof/>
              <w:webHidden/>
              <w:rPrChange w:id="303" w:author="Pervac" w:date="2014-08-31T23:45:00Z">
                <w:rPr>
                  <w:noProof/>
                  <w:webHidden/>
                </w:rPr>
              </w:rPrChange>
            </w:rPr>
            <w:fldChar w:fldCharType="end"/>
          </w:r>
          <w:r w:rsidRPr="00DC56EB">
            <w:rPr>
              <w:noProof/>
              <w:rPrChange w:id="304"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305" w:author="Pervac" w:date="2014-08-31T23:45:00Z">
                <w:rPr>
                  <w:rFonts w:eastAsiaTheme="minorEastAsia"/>
                  <w:noProof/>
                  <w:lang w:eastAsia="es-PE"/>
                </w:rPr>
              </w:rPrChange>
            </w:rPr>
          </w:pPr>
          <w:r w:rsidRPr="00DC56EB">
            <w:rPr>
              <w:rPrChange w:id="306" w:author="Pervac" w:date="2014-08-31T23:45:00Z">
                <w:rPr/>
              </w:rPrChange>
            </w:rPr>
            <w:fldChar w:fldCharType="begin"/>
          </w:r>
          <w:r w:rsidRPr="00DC56EB">
            <w:rPr>
              <w:rPrChange w:id="307" w:author="Pervac" w:date="2014-08-31T23:45:00Z">
                <w:rPr/>
              </w:rPrChange>
            </w:rPr>
            <w:instrText xml:space="preserve"> HYPERLINK \l "_Toc396406898" </w:instrText>
          </w:r>
          <w:r w:rsidRPr="00DC56EB">
            <w:rPr>
              <w:rPrChange w:id="308" w:author="Pervac" w:date="2014-08-31T23:45:00Z">
                <w:rPr/>
              </w:rPrChange>
            </w:rPr>
            <w:fldChar w:fldCharType="separate"/>
          </w:r>
          <w:r w:rsidR="00CF2C5C" w:rsidRPr="00DC56EB">
            <w:rPr>
              <w:rStyle w:val="Hipervnculo"/>
              <w:noProof/>
              <w:rPrChange w:id="309" w:author="Pervac" w:date="2014-08-31T23:45:00Z">
                <w:rPr>
                  <w:rStyle w:val="Hipervnculo"/>
                  <w:noProof/>
                </w:rPr>
              </w:rPrChange>
            </w:rPr>
            <w:t>1.5.3 Diagrama de despliegue</w:t>
          </w:r>
          <w:r w:rsidR="00CF2C5C" w:rsidRPr="00DC56EB">
            <w:rPr>
              <w:noProof/>
              <w:webHidden/>
              <w:rPrChange w:id="310" w:author="Pervac" w:date="2014-08-31T23:45:00Z">
                <w:rPr>
                  <w:noProof/>
                  <w:webHidden/>
                </w:rPr>
              </w:rPrChange>
            </w:rPr>
            <w:tab/>
          </w:r>
          <w:r w:rsidR="00CF2C5C" w:rsidRPr="00DC56EB">
            <w:rPr>
              <w:noProof/>
              <w:webHidden/>
              <w:rPrChange w:id="311" w:author="Pervac" w:date="2014-08-31T23:45:00Z">
                <w:rPr>
                  <w:noProof/>
                  <w:webHidden/>
                </w:rPr>
              </w:rPrChange>
            </w:rPr>
            <w:fldChar w:fldCharType="begin"/>
          </w:r>
          <w:r w:rsidR="00CF2C5C" w:rsidRPr="00DC56EB">
            <w:rPr>
              <w:noProof/>
              <w:webHidden/>
              <w:rPrChange w:id="312" w:author="Pervac" w:date="2014-08-31T23:45:00Z">
                <w:rPr>
                  <w:noProof/>
                  <w:webHidden/>
                </w:rPr>
              </w:rPrChange>
            </w:rPr>
            <w:instrText xml:space="preserve"> PAGEREF _Toc396406898 \h </w:instrText>
          </w:r>
          <w:r w:rsidR="00CF2C5C" w:rsidRPr="00DC56EB">
            <w:rPr>
              <w:noProof/>
              <w:webHidden/>
              <w:rPrChange w:id="313" w:author="Pervac" w:date="2014-08-31T23:45:00Z">
                <w:rPr>
                  <w:noProof/>
                  <w:webHidden/>
                </w:rPr>
              </w:rPrChange>
            </w:rPr>
          </w:r>
          <w:r w:rsidR="00CF2C5C" w:rsidRPr="00DC56EB">
            <w:rPr>
              <w:noProof/>
              <w:webHidden/>
              <w:rPrChange w:id="314" w:author="Pervac" w:date="2014-08-31T23:45:00Z">
                <w:rPr>
                  <w:noProof/>
                  <w:webHidden/>
                </w:rPr>
              </w:rPrChange>
            </w:rPr>
            <w:fldChar w:fldCharType="separate"/>
          </w:r>
          <w:r w:rsidR="00CF2C5C" w:rsidRPr="00DC56EB">
            <w:rPr>
              <w:noProof/>
              <w:webHidden/>
              <w:rPrChange w:id="315" w:author="Pervac" w:date="2014-08-31T23:45:00Z">
                <w:rPr>
                  <w:noProof/>
                  <w:webHidden/>
                </w:rPr>
              </w:rPrChange>
            </w:rPr>
            <w:t>13</w:t>
          </w:r>
          <w:r w:rsidR="00CF2C5C" w:rsidRPr="00DC56EB">
            <w:rPr>
              <w:noProof/>
              <w:webHidden/>
              <w:rPrChange w:id="316" w:author="Pervac" w:date="2014-08-31T23:45:00Z">
                <w:rPr>
                  <w:noProof/>
                  <w:webHidden/>
                </w:rPr>
              </w:rPrChange>
            </w:rPr>
            <w:fldChar w:fldCharType="end"/>
          </w:r>
          <w:r w:rsidRPr="00DC56EB">
            <w:rPr>
              <w:noProof/>
              <w:rPrChange w:id="317"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318" w:author="Pervac" w:date="2014-08-31T23:45:00Z">
                <w:rPr>
                  <w:rFonts w:eastAsiaTheme="minorEastAsia"/>
                  <w:noProof/>
                  <w:lang w:eastAsia="es-PE"/>
                </w:rPr>
              </w:rPrChange>
            </w:rPr>
          </w:pPr>
          <w:r w:rsidRPr="00DC56EB">
            <w:rPr>
              <w:rPrChange w:id="319" w:author="Pervac" w:date="2014-08-31T23:45:00Z">
                <w:rPr/>
              </w:rPrChange>
            </w:rPr>
            <w:fldChar w:fldCharType="begin"/>
          </w:r>
          <w:r w:rsidRPr="00DC56EB">
            <w:rPr>
              <w:rPrChange w:id="320" w:author="Pervac" w:date="2014-08-31T23:45:00Z">
                <w:rPr/>
              </w:rPrChange>
            </w:rPr>
            <w:instrText xml:space="preserve"> HYPERLINK \l "_Toc396406899" </w:instrText>
          </w:r>
          <w:r w:rsidRPr="00DC56EB">
            <w:rPr>
              <w:rPrChange w:id="321" w:author="Pervac" w:date="2014-08-31T23:45:00Z">
                <w:rPr/>
              </w:rPrChange>
            </w:rPr>
            <w:fldChar w:fldCharType="separate"/>
          </w:r>
          <w:r w:rsidR="00CF2C5C" w:rsidRPr="00DC56EB">
            <w:rPr>
              <w:rStyle w:val="Hipervnculo"/>
              <w:noProof/>
              <w:rPrChange w:id="322" w:author="Pervac" w:date="2014-08-31T23:45:00Z">
                <w:rPr>
                  <w:rStyle w:val="Hipervnculo"/>
                  <w:noProof/>
                </w:rPr>
              </w:rPrChange>
            </w:rPr>
            <w:t>1.5.4 Diagrama de secuencia</w:t>
          </w:r>
          <w:r w:rsidR="00CF2C5C" w:rsidRPr="00DC56EB">
            <w:rPr>
              <w:noProof/>
              <w:webHidden/>
              <w:rPrChange w:id="323" w:author="Pervac" w:date="2014-08-31T23:45:00Z">
                <w:rPr>
                  <w:noProof/>
                  <w:webHidden/>
                </w:rPr>
              </w:rPrChange>
            </w:rPr>
            <w:tab/>
          </w:r>
          <w:r w:rsidR="00CF2C5C" w:rsidRPr="00DC56EB">
            <w:rPr>
              <w:noProof/>
              <w:webHidden/>
              <w:rPrChange w:id="324" w:author="Pervac" w:date="2014-08-31T23:45:00Z">
                <w:rPr>
                  <w:noProof/>
                  <w:webHidden/>
                </w:rPr>
              </w:rPrChange>
            </w:rPr>
            <w:fldChar w:fldCharType="begin"/>
          </w:r>
          <w:r w:rsidR="00CF2C5C" w:rsidRPr="00DC56EB">
            <w:rPr>
              <w:noProof/>
              <w:webHidden/>
              <w:rPrChange w:id="325" w:author="Pervac" w:date="2014-08-31T23:45:00Z">
                <w:rPr>
                  <w:noProof/>
                  <w:webHidden/>
                </w:rPr>
              </w:rPrChange>
            </w:rPr>
            <w:instrText xml:space="preserve"> PAGEREF _Toc396406899 \h </w:instrText>
          </w:r>
          <w:r w:rsidR="00CF2C5C" w:rsidRPr="00DC56EB">
            <w:rPr>
              <w:noProof/>
              <w:webHidden/>
              <w:rPrChange w:id="326" w:author="Pervac" w:date="2014-08-31T23:45:00Z">
                <w:rPr>
                  <w:noProof/>
                  <w:webHidden/>
                </w:rPr>
              </w:rPrChange>
            </w:rPr>
          </w:r>
          <w:r w:rsidR="00CF2C5C" w:rsidRPr="00DC56EB">
            <w:rPr>
              <w:noProof/>
              <w:webHidden/>
              <w:rPrChange w:id="327" w:author="Pervac" w:date="2014-08-31T23:45:00Z">
                <w:rPr>
                  <w:noProof/>
                  <w:webHidden/>
                </w:rPr>
              </w:rPrChange>
            </w:rPr>
            <w:fldChar w:fldCharType="separate"/>
          </w:r>
          <w:r w:rsidR="00CF2C5C" w:rsidRPr="00DC56EB">
            <w:rPr>
              <w:noProof/>
              <w:webHidden/>
              <w:rPrChange w:id="328" w:author="Pervac" w:date="2014-08-31T23:45:00Z">
                <w:rPr>
                  <w:noProof/>
                  <w:webHidden/>
                </w:rPr>
              </w:rPrChange>
            </w:rPr>
            <w:t>13</w:t>
          </w:r>
          <w:r w:rsidR="00CF2C5C" w:rsidRPr="00DC56EB">
            <w:rPr>
              <w:noProof/>
              <w:webHidden/>
              <w:rPrChange w:id="329" w:author="Pervac" w:date="2014-08-31T23:45:00Z">
                <w:rPr>
                  <w:noProof/>
                  <w:webHidden/>
                </w:rPr>
              </w:rPrChange>
            </w:rPr>
            <w:fldChar w:fldCharType="end"/>
          </w:r>
          <w:r w:rsidRPr="00DC56EB">
            <w:rPr>
              <w:noProof/>
              <w:rPrChange w:id="330" w:author="Pervac" w:date="2014-08-31T23:45:00Z">
                <w:rPr>
                  <w:noProof/>
                </w:rPr>
              </w:rPrChange>
            </w:rPr>
            <w:fldChar w:fldCharType="end"/>
          </w:r>
        </w:p>
        <w:p w:rsidR="00CF2C5C" w:rsidRPr="00DC56EB" w:rsidRDefault="00E92C25">
          <w:pPr>
            <w:pStyle w:val="TDC1"/>
            <w:tabs>
              <w:tab w:val="right" w:leader="dot" w:pos="8495"/>
            </w:tabs>
            <w:rPr>
              <w:rFonts w:eastAsiaTheme="minorEastAsia"/>
              <w:noProof/>
              <w:lang w:eastAsia="es-PE"/>
              <w:rPrChange w:id="331" w:author="Pervac" w:date="2014-08-31T23:45:00Z">
                <w:rPr>
                  <w:rFonts w:eastAsiaTheme="minorEastAsia"/>
                  <w:noProof/>
                  <w:lang w:eastAsia="es-PE"/>
                </w:rPr>
              </w:rPrChange>
            </w:rPr>
          </w:pPr>
          <w:r w:rsidRPr="00DC56EB">
            <w:rPr>
              <w:rPrChange w:id="332" w:author="Pervac" w:date="2014-08-31T23:45:00Z">
                <w:rPr/>
              </w:rPrChange>
            </w:rPr>
            <w:fldChar w:fldCharType="begin"/>
          </w:r>
          <w:r w:rsidRPr="00DC56EB">
            <w:rPr>
              <w:rPrChange w:id="333" w:author="Pervac" w:date="2014-08-31T23:45:00Z">
                <w:rPr/>
              </w:rPrChange>
            </w:rPr>
            <w:instrText xml:space="preserve"> HYPERLINK \l "_Toc396406900" </w:instrText>
          </w:r>
          <w:r w:rsidRPr="00DC56EB">
            <w:rPr>
              <w:rPrChange w:id="334" w:author="Pervac" w:date="2014-08-31T23:45:00Z">
                <w:rPr/>
              </w:rPrChange>
            </w:rPr>
            <w:fldChar w:fldCharType="separate"/>
          </w:r>
          <w:r w:rsidR="00CF2C5C" w:rsidRPr="00DC56EB">
            <w:rPr>
              <w:rStyle w:val="Hipervnculo"/>
              <w:noProof/>
              <w:rPrChange w:id="335" w:author="Pervac" w:date="2014-08-31T23:45:00Z">
                <w:rPr>
                  <w:rStyle w:val="Hipervnculo"/>
                  <w:noProof/>
                </w:rPr>
              </w:rPrChange>
            </w:rPr>
            <w:t>1.6 Desarrollo de la Aplicación</w:t>
          </w:r>
          <w:r w:rsidR="00CF2C5C" w:rsidRPr="00DC56EB">
            <w:rPr>
              <w:noProof/>
              <w:webHidden/>
              <w:rPrChange w:id="336" w:author="Pervac" w:date="2014-08-31T23:45:00Z">
                <w:rPr>
                  <w:noProof/>
                  <w:webHidden/>
                </w:rPr>
              </w:rPrChange>
            </w:rPr>
            <w:tab/>
          </w:r>
          <w:r w:rsidR="00CF2C5C" w:rsidRPr="00DC56EB">
            <w:rPr>
              <w:noProof/>
              <w:webHidden/>
              <w:rPrChange w:id="337" w:author="Pervac" w:date="2014-08-31T23:45:00Z">
                <w:rPr>
                  <w:noProof/>
                  <w:webHidden/>
                </w:rPr>
              </w:rPrChange>
            </w:rPr>
            <w:fldChar w:fldCharType="begin"/>
          </w:r>
          <w:r w:rsidR="00CF2C5C" w:rsidRPr="00DC56EB">
            <w:rPr>
              <w:noProof/>
              <w:webHidden/>
              <w:rPrChange w:id="338" w:author="Pervac" w:date="2014-08-31T23:45:00Z">
                <w:rPr>
                  <w:noProof/>
                  <w:webHidden/>
                </w:rPr>
              </w:rPrChange>
            </w:rPr>
            <w:instrText xml:space="preserve"> PAGEREF _Toc396406900 \h </w:instrText>
          </w:r>
          <w:r w:rsidR="00CF2C5C" w:rsidRPr="00DC56EB">
            <w:rPr>
              <w:noProof/>
              <w:webHidden/>
              <w:rPrChange w:id="339" w:author="Pervac" w:date="2014-08-31T23:45:00Z">
                <w:rPr>
                  <w:noProof/>
                  <w:webHidden/>
                </w:rPr>
              </w:rPrChange>
            </w:rPr>
          </w:r>
          <w:r w:rsidR="00CF2C5C" w:rsidRPr="00DC56EB">
            <w:rPr>
              <w:noProof/>
              <w:webHidden/>
              <w:rPrChange w:id="340" w:author="Pervac" w:date="2014-08-31T23:45:00Z">
                <w:rPr>
                  <w:noProof/>
                  <w:webHidden/>
                </w:rPr>
              </w:rPrChange>
            </w:rPr>
            <w:fldChar w:fldCharType="separate"/>
          </w:r>
          <w:r w:rsidR="00CF2C5C" w:rsidRPr="00DC56EB">
            <w:rPr>
              <w:noProof/>
              <w:webHidden/>
              <w:rPrChange w:id="341" w:author="Pervac" w:date="2014-08-31T23:45:00Z">
                <w:rPr>
                  <w:noProof/>
                  <w:webHidden/>
                </w:rPr>
              </w:rPrChange>
            </w:rPr>
            <w:t>13</w:t>
          </w:r>
          <w:r w:rsidR="00CF2C5C" w:rsidRPr="00DC56EB">
            <w:rPr>
              <w:noProof/>
              <w:webHidden/>
              <w:rPrChange w:id="342" w:author="Pervac" w:date="2014-08-31T23:45:00Z">
                <w:rPr>
                  <w:noProof/>
                  <w:webHidden/>
                </w:rPr>
              </w:rPrChange>
            </w:rPr>
            <w:fldChar w:fldCharType="end"/>
          </w:r>
          <w:r w:rsidRPr="00DC56EB">
            <w:rPr>
              <w:noProof/>
              <w:rPrChange w:id="343"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344" w:author="Pervac" w:date="2014-08-31T23:45:00Z">
                <w:rPr>
                  <w:rFonts w:eastAsiaTheme="minorEastAsia"/>
                  <w:noProof/>
                  <w:lang w:eastAsia="es-PE"/>
                </w:rPr>
              </w:rPrChange>
            </w:rPr>
          </w:pPr>
          <w:r w:rsidRPr="00DC56EB">
            <w:rPr>
              <w:rPrChange w:id="345" w:author="Pervac" w:date="2014-08-31T23:45:00Z">
                <w:rPr/>
              </w:rPrChange>
            </w:rPr>
            <w:fldChar w:fldCharType="begin"/>
          </w:r>
          <w:r w:rsidRPr="00DC56EB">
            <w:rPr>
              <w:rPrChange w:id="346" w:author="Pervac" w:date="2014-08-31T23:45:00Z">
                <w:rPr/>
              </w:rPrChange>
            </w:rPr>
            <w:instrText xml:space="preserve"> HYPERLINK \l "_Toc396406901" </w:instrText>
          </w:r>
          <w:r w:rsidRPr="00DC56EB">
            <w:rPr>
              <w:rPrChange w:id="347" w:author="Pervac" w:date="2014-08-31T23:45:00Z">
                <w:rPr/>
              </w:rPrChange>
            </w:rPr>
            <w:fldChar w:fldCharType="separate"/>
          </w:r>
          <w:r w:rsidR="00CF2C5C" w:rsidRPr="00DC56EB">
            <w:rPr>
              <w:rStyle w:val="Hipervnculo"/>
              <w:noProof/>
              <w:rPrChange w:id="348" w:author="Pervac" w:date="2014-08-31T23:45:00Z">
                <w:rPr>
                  <w:rStyle w:val="Hipervnculo"/>
                  <w:noProof/>
                </w:rPr>
              </w:rPrChange>
            </w:rPr>
            <w:t>1.6.1 Interfaz Gráfica de Usuario</w:t>
          </w:r>
          <w:r w:rsidR="00CF2C5C" w:rsidRPr="00DC56EB">
            <w:rPr>
              <w:noProof/>
              <w:webHidden/>
              <w:rPrChange w:id="349" w:author="Pervac" w:date="2014-08-31T23:45:00Z">
                <w:rPr>
                  <w:noProof/>
                  <w:webHidden/>
                </w:rPr>
              </w:rPrChange>
            </w:rPr>
            <w:tab/>
          </w:r>
          <w:r w:rsidR="00CF2C5C" w:rsidRPr="00DC56EB">
            <w:rPr>
              <w:noProof/>
              <w:webHidden/>
              <w:rPrChange w:id="350" w:author="Pervac" w:date="2014-08-31T23:45:00Z">
                <w:rPr>
                  <w:noProof/>
                  <w:webHidden/>
                </w:rPr>
              </w:rPrChange>
            </w:rPr>
            <w:fldChar w:fldCharType="begin"/>
          </w:r>
          <w:r w:rsidR="00CF2C5C" w:rsidRPr="00DC56EB">
            <w:rPr>
              <w:noProof/>
              <w:webHidden/>
              <w:rPrChange w:id="351" w:author="Pervac" w:date="2014-08-31T23:45:00Z">
                <w:rPr>
                  <w:noProof/>
                  <w:webHidden/>
                </w:rPr>
              </w:rPrChange>
            </w:rPr>
            <w:instrText xml:space="preserve"> PAGEREF _Toc396406901 \h </w:instrText>
          </w:r>
          <w:r w:rsidR="00CF2C5C" w:rsidRPr="00DC56EB">
            <w:rPr>
              <w:noProof/>
              <w:webHidden/>
              <w:rPrChange w:id="352" w:author="Pervac" w:date="2014-08-31T23:45:00Z">
                <w:rPr>
                  <w:noProof/>
                  <w:webHidden/>
                </w:rPr>
              </w:rPrChange>
            </w:rPr>
          </w:r>
          <w:r w:rsidR="00CF2C5C" w:rsidRPr="00DC56EB">
            <w:rPr>
              <w:noProof/>
              <w:webHidden/>
              <w:rPrChange w:id="353" w:author="Pervac" w:date="2014-08-31T23:45:00Z">
                <w:rPr>
                  <w:noProof/>
                  <w:webHidden/>
                </w:rPr>
              </w:rPrChange>
            </w:rPr>
            <w:fldChar w:fldCharType="separate"/>
          </w:r>
          <w:r w:rsidR="00CF2C5C" w:rsidRPr="00DC56EB">
            <w:rPr>
              <w:noProof/>
              <w:webHidden/>
              <w:rPrChange w:id="354" w:author="Pervac" w:date="2014-08-31T23:45:00Z">
                <w:rPr>
                  <w:noProof/>
                  <w:webHidden/>
                </w:rPr>
              </w:rPrChange>
            </w:rPr>
            <w:t>14</w:t>
          </w:r>
          <w:r w:rsidR="00CF2C5C" w:rsidRPr="00DC56EB">
            <w:rPr>
              <w:noProof/>
              <w:webHidden/>
              <w:rPrChange w:id="355" w:author="Pervac" w:date="2014-08-31T23:45:00Z">
                <w:rPr>
                  <w:noProof/>
                  <w:webHidden/>
                </w:rPr>
              </w:rPrChange>
            </w:rPr>
            <w:fldChar w:fldCharType="end"/>
          </w:r>
          <w:r w:rsidRPr="00DC56EB">
            <w:rPr>
              <w:noProof/>
              <w:rPrChange w:id="356"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357" w:author="Pervac" w:date="2014-08-31T23:45:00Z">
                <w:rPr>
                  <w:rFonts w:eastAsiaTheme="minorEastAsia"/>
                  <w:noProof/>
                  <w:lang w:eastAsia="es-PE"/>
                </w:rPr>
              </w:rPrChange>
            </w:rPr>
          </w:pPr>
          <w:r w:rsidRPr="00DC56EB">
            <w:rPr>
              <w:rPrChange w:id="358" w:author="Pervac" w:date="2014-08-31T23:45:00Z">
                <w:rPr/>
              </w:rPrChange>
            </w:rPr>
            <w:fldChar w:fldCharType="begin"/>
          </w:r>
          <w:r w:rsidRPr="00DC56EB">
            <w:rPr>
              <w:rPrChange w:id="359" w:author="Pervac" w:date="2014-08-31T23:45:00Z">
                <w:rPr/>
              </w:rPrChange>
            </w:rPr>
            <w:instrText xml:space="preserve"> HYPERLINK \l "_Toc396406902" </w:instrText>
          </w:r>
          <w:r w:rsidRPr="00DC56EB">
            <w:rPr>
              <w:rPrChange w:id="360" w:author="Pervac" w:date="2014-08-31T23:45:00Z">
                <w:rPr/>
              </w:rPrChange>
            </w:rPr>
            <w:fldChar w:fldCharType="separate"/>
          </w:r>
          <w:r w:rsidR="00CF2C5C" w:rsidRPr="00DC56EB">
            <w:rPr>
              <w:rStyle w:val="Hipervnculo"/>
              <w:noProof/>
              <w:rPrChange w:id="361" w:author="Pervac" w:date="2014-08-31T23:45:00Z">
                <w:rPr>
                  <w:rStyle w:val="Hipervnculo"/>
                  <w:noProof/>
                </w:rPr>
              </w:rPrChange>
            </w:rPr>
            <w:t>1.6.2 Hardware Empleado en el Software</w:t>
          </w:r>
          <w:r w:rsidR="00CF2C5C" w:rsidRPr="00DC56EB">
            <w:rPr>
              <w:noProof/>
              <w:webHidden/>
              <w:rPrChange w:id="362" w:author="Pervac" w:date="2014-08-31T23:45:00Z">
                <w:rPr>
                  <w:noProof/>
                  <w:webHidden/>
                </w:rPr>
              </w:rPrChange>
            </w:rPr>
            <w:tab/>
          </w:r>
          <w:r w:rsidR="00CF2C5C" w:rsidRPr="00DC56EB">
            <w:rPr>
              <w:noProof/>
              <w:webHidden/>
              <w:rPrChange w:id="363" w:author="Pervac" w:date="2014-08-31T23:45:00Z">
                <w:rPr>
                  <w:noProof/>
                  <w:webHidden/>
                </w:rPr>
              </w:rPrChange>
            </w:rPr>
            <w:fldChar w:fldCharType="begin"/>
          </w:r>
          <w:r w:rsidR="00CF2C5C" w:rsidRPr="00DC56EB">
            <w:rPr>
              <w:noProof/>
              <w:webHidden/>
              <w:rPrChange w:id="364" w:author="Pervac" w:date="2014-08-31T23:45:00Z">
                <w:rPr>
                  <w:noProof/>
                  <w:webHidden/>
                </w:rPr>
              </w:rPrChange>
            </w:rPr>
            <w:instrText xml:space="preserve"> PAGEREF _Toc396406902 \h </w:instrText>
          </w:r>
          <w:r w:rsidR="00CF2C5C" w:rsidRPr="00DC56EB">
            <w:rPr>
              <w:noProof/>
              <w:webHidden/>
              <w:rPrChange w:id="365" w:author="Pervac" w:date="2014-08-31T23:45:00Z">
                <w:rPr>
                  <w:noProof/>
                  <w:webHidden/>
                </w:rPr>
              </w:rPrChange>
            </w:rPr>
          </w:r>
          <w:r w:rsidR="00CF2C5C" w:rsidRPr="00DC56EB">
            <w:rPr>
              <w:noProof/>
              <w:webHidden/>
              <w:rPrChange w:id="366" w:author="Pervac" w:date="2014-08-31T23:45:00Z">
                <w:rPr>
                  <w:noProof/>
                  <w:webHidden/>
                </w:rPr>
              </w:rPrChange>
            </w:rPr>
            <w:fldChar w:fldCharType="separate"/>
          </w:r>
          <w:r w:rsidR="00CF2C5C" w:rsidRPr="00DC56EB">
            <w:rPr>
              <w:noProof/>
              <w:webHidden/>
              <w:rPrChange w:id="367" w:author="Pervac" w:date="2014-08-31T23:45:00Z">
                <w:rPr>
                  <w:noProof/>
                  <w:webHidden/>
                </w:rPr>
              </w:rPrChange>
            </w:rPr>
            <w:t>17</w:t>
          </w:r>
          <w:r w:rsidR="00CF2C5C" w:rsidRPr="00DC56EB">
            <w:rPr>
              <w:noProof/>
              <w:webHidden/>
              <w:rPrChange w:id="368" w:author="Pervac" w:date="2014-08-31T23:45:00Z">
                <w:rPr>
                  <w:noProof/>
                  <w:webHidden/>
                </w:rPr>
              </w:rPrChange>
            </w:rPr>
            <w:fldChar w:fldCharType="end"/>
          </w:r>
          <w:r w:rsidRPr="00DC56EB">
            <w:rPr>
              <w:noProof/>
              <w:rPrChange w:id="369"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370" w:author="Pervac" w:date="2014-08-31T23:45:00Z">
                <w:rPr>
                  <w:rFonts w:eastAsiaTheme="minorEastAsia"/>
                  <w:noProof/>
                  <w:lang w:eastAsia="es-PE"/>
                </w:rPr>
              </w:rPrChange>
            </w:rPr>
          </w:pPr>
          <w:r w:rsidRPr="00DC56EB">
            <w:rPr>
              <w:rPrChange w:id="371" w:author="Pervac" w:date="2014-08-31T23:45:00Z">
                <w:rPr/>
              </w:rPrChange>
            </w:rPr>
            <w:fldChar w:fldCharType="begin"/>
          </w:r>
          <w:r w:rsidRPr="00DC56EB">
            <w:rPr>
              <w:rPrChange w:id="372" w:author="Pervac" w:date="2014-08-31T23:45:00Z">
                <w:rPr/>
              </w:rPrChange>
            </w:rPr>
            <w:instrText xml:space="preserve"> HYPERLINK \l "_Toc396406903" </w:instrText>
          </w:r>
          <w:r w:rsidRPr="00DC56EB">
            <w:rPr>
              <w:rPrChange w:id="373" w:author="Pervac" w:date="2014-08-31T23:45:00Z">
                <w:rPr/>
              </w:rPrChange>
            </w:rPr>
            <w:fldChar w:fldCharType="separate"/>
          </w:r>
          <w:r w:rsidR="00CF2C5C" w:rsidRPr="00DC56EB">
            <w:rPr>
              <w:rStyle w:val="Hipervnculo"/>
              <w:noProof/>
              <w:rPrChange w:id="374" w:author="Pervac" w:date="2014-08-31T23:45:00Z">
                <w:rPr>
                  <w:rStyle w:val="Hipervnculo"/>
                  <w:noProof/>
                </w:rPr>
              </w:rPrChange>
            </w:rPr>
            <w:t>Lector de Código de Barras Symbol Ds 6608 2d</w:t>
          </w:r>
          <w:r w:rsidR="00CF2C5C" w:rsidRPr="00DC56EB">
            <w:rPr>
              <w:noProof/>
              <w:webHidden/>
              <w:rPrChange w:id="375" w:author="Pervac" w:date="2014-08-31T23:45:00Z">
                <w:rPr>
                  <w:noProof/>
                  <w:webHidden/>
                </w:rPr>
              </w:rPrChange>
            </w:rPr>
            <w:tab/>
          </w:r>
          <w:r w:rsidR="00CF2C5C" w:rsidRPr="00DC56EB">
            <w:rPr>
              <w:noProof/>
              <w:webHidden/>
              <w:rPrChange w:id="376" w:author="Pervac" w:date="2014-08-31T23:45:00Z">
                <w:rPr>
                  <w:noProof/>
                  <w:webHidden/>
                </w:rPr>
              </w:rPrChange>
            </w:rPr>
            <w:fldChar w:fldCharType="begin"/>
          </w:r>
          <w:r w:rsidR="00CF2C5C" w:rsidRPr="00DC56EB">
            <w:rPr>
              <w:noProof/>
              <w:webHidden/>
              <w:rPrChange w:id="377" w:author="Pervac" w:date="2014-08-31T23:45:00Z">
                <w:rPr>
                  <w:noProof/>
                  <w:webHidden/>
                </w:rPr>
              </w:rPrChange>
            </w:rPr>
            <w:instrText xml:space="preserve"> PAGEREF _Toc396406903 \h </w:instrText>
          </w:r>
          <w:r w:rsidR="00CF2C5C" w:rsidRPr="00DC56EB">
            <w:rPr>
              <w:noProof/>
              <w:webHidden/>
              <w:rPrChange w:id="378" w:author="Pervac" w:date="2014-08-31T23:45:00Z">
                <w:rPr>
                  <w:noProof/>
                  <w:webHidden/>
                </w:rPr>
              </w:rPrChange>
            </w:rPr>
          </w:r>
          <w:r w:rsidR="00CF2C5C" w:rsidRPr="00DC56EB">
            <w:rPr>
              <w:noProof/>
              <w:webHidden/>
              <w:rPrChange w:id="379" w:author="Pervac" w:date="2014-08-31T23:45:00Z">
                <w:rPr>
                  <w:noProof/>
                  <w:webHidden/>
                </w:rPr>
              </w:rPrChange>
            </w:rPr>
            <w:fldChar w:fldCharType="separate"/>
          </w:r>
          <w:r w:rsidR="00CF2C5C" w:rsidRPr="00DC56EB">
            <w:rPr>
              <w:noProof/>
              <w:webHidden/>
              <w:rPrChange w:id="380" w:author="Pervac" w:date="2014-08-31T23:45:00Z">
                <w:rPr>
                  <w:noProof/>
                  <w:webHidden/>
                </w:rPr>
              </w:rPrChange>
            </w:rPr>
            <w:t>17</w:t>
          </w:r>
          <w:r w:rsidR="00CF2C5C" w:rsidRPr="00DC56EB">
            <w:rPr>
              <w:noProof/>
              <w:webHidden/>
              <w:rPrChange w:id="381" w:author="Pervac" w:date="2014-08-31T23:45:00Z">
                <w:rPr>
                  <w:noProof/>
                  <w:webHidden/>
                </w:rPr>
              </w:rPrChange>
            </w:rPr>
            <w:fldChar w:fldCharType="end"/>
          </w:r>
          <w:r w:rsidRPr="00DC56EB">
            <w:rPr>
              <w:noProof/>
              <w:rPrChange w:id="382"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383" w:author="Pervac" w:date="2014-08-31T23:45:00Z">
                <w:rPr>
                  <w:rFonts w:eastAsiaTheme="minorEastAsia"/>
                  <w:noProof/>
                  <w:lang w:eastAsia="es-PE"/>
                </w:rPr>
              </w:rPrChange>
            </w:rPr>
          </w:pPr>
          <w:r w:rsidRPr="00DC56EB">
            <w:rPr>
              <w:rPrChange w:id="384" w:author="Pervac" w:date="2014-08-31T23:45:00Z">
                <w:rPr/>
              </w:rPrChange>
            </w:rPr>
            <w:fldChar w:fldCharType="begin"/>
          </w:r>
          <w:r w:rsidRPr="00DC56EB">
            <w:rPr>
              <w:rPrChange w:id="385" w:author="Pervac" w:date="2014-08-31T23:45:00Z">
                <w:rPr/>
              </w:rPrChange>
            </w:rPr>
            <w:instrText xml:space="preserve"> HYPERLINK \l "</w:instrText>
          </w:r>
          <w:r w:rsidRPr="00DC56EB">
            <w:rPr>
              <w:rPrChange w:id="386" w:author="Pervac" w:date="2014-08-31T23:45:00Z">
                <w:rPr/>
              </w:rPrChange>
            </w:rPr>
            <w:instrText xml:space="preserve">_Toc396406904" </w:instrText>
          </w:r>
          <w:r w:rsidRPr="00DC56EB">
            <w:rPr>
              <w:rPrChange w:id="387" w:author="Pervac" w:date="2014-08-31T23:45:00Z">
                <w:rPr/>
              </w:rPrChange>
            </w:rPr>
            <w:fldChar w:fldCharType="separate"/>
          </w:r>
          <w:r w:rsidR="00CF2C5C" w:rsidRPr="00DC56EB">
            <w:rPr>
              <w:rStyle w:val="Hipervnculo"/>
              <w:noProof/>
              <w:rPrChange w:id="388" w:author="Pervac" w:date="2014-08-31T23:45:00Z">
                <w:rPr>
                  <w:rStyle w:val="Hipervnculo"/>
                  <w:noProof/>
                </w:rPr>
              </w:rPrChange>
            </w:rPr>
            <w:t>Arduino Mega Rev 3 2560</w:t>
          </w:r>
          <w:r w:rsidR="00CF2C5C" w:rsidRPr="00DC56EB">
            <w:rPr>
              <w:noProof/>
              <w:webHidden/>
              <w:rPrChange w:id="389" w:author="Pervac" w:date="2014-08-31T23:45:00Z">
                <w:rPr>
                  <w:noProof/>
                  <w:webHidden/>
                </w:rPr>
              </w:rPrChange>
            </w:rPr>
            <w:tab/>
          </w:r>
          <w:r w:rsidR="00CF2C5C" w:rsidRPr="00DC56EB">
            <w:rPr>
              <w:noProof/>
              <w:webHidden/>
              <w:rPrChange w:id="390" w:author="Pervac" w:date="2014-08-31T23:45:00Z">
                <w:rPr>
                  <w:noProof/>
                  <w:webHidden/>
                </w:rPr>
              </w:rPrChange>
            </w:rPr>
            <w:fldChar w:fldCharType="begin"/>
          </w:r>
          <w:r w:rsidR="00CF2C5C" w:rsidRPr="00DC56EB">
            <w:rPr>
              <w:noProof/>
              <w:webHidden/>
              <w:rPrChange w:id="391" w:author="Pervac" w:date="2014-08-31T23:45:00Z">
                <w:rPr>
                  <w:noProof/>
                  <w:webHidden/>
                </w:rPr>
              </w:rPrChange>
            </w:rPr>
            <w:instrText xml:space="preserve"> PAGEREF _Toc396406904 \h </w:instrText>
          </w:r>
          <w:r w:rsidR="00CF2C5C" w:rsidRPr="00DC56EB">
            <w:rPr>
              <w:noProof/>
              <w:webHidden/>
              <w:rPrChange w:id="392" w:author="Pervac" w:date="2014-08-31T23:45:00Z">
                <w:rPr>
                  <w:noProof/>
                  <w:webHidden/>
                </w:rPr>
              </w:rPrChange>
            </w:rPr>
          </w:r>
          <w:r w:rsidR="00CF2C5C" w:rsidRPr="00DC56EB">
            <w:rPr>
              <w:noProof/>
              <w:webHidden/>
              <w:rPrChange w:id="393" w:author="Pervac" w:date="2014-08-31T23:45:00Z">
                <w:rPr>
                  <w:noProof/>
                  <w:webHidden/>
                </w:rPr>
              </w:rPrChange>
            </w:rPr>
            <w:fldChar w:fldCharType="separate"/>
          </w:r>
          <w:r w:rsidR="00CF2C5C" w:rsidRPr="00DC56EB">
            <w:rPr>
              <w:noProof/>
              <w:webHidden/>
              <w:rPrChange w:id="394" w:author="Pervac" w:date="2014-08-31T23:45:00Z">
                <w:rPr>
                  <w:noProof/>
                  <w:webHidden/>
                </w:rPr>
              </w:rPrChange>
            </w:rPr>
            <w:t>18</w:t>
          </w:r>
          <w:r w:rsidR="00CF2C5C" w:rsidRPr="00DC56EB">
            <w:rPr>
              <w:noProof/>
              <w:webHidden/>
              <w:rPrChange w:id="395" w:author="Pervac" w:date="2014-08-31T23:45:00Z">
                <w:rPr>
                  <w:noProof/>
                  <w:webHidden/>
                </w:rPr>
              </w:rPrChange>
            </w:rPr>
            <w:fldChar w:fldCharType="end"/>
          </w:r>
          <w:r w:rsidRPr="00DC56EB">
            <w:rPr>
              <w:noProof/>
              <w:rPrChange w:id="396"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397" w:author="Pervac" w:date="2014-08-31T23:45:00Z">
                <w:rPr>
                  <w:rFonts w:eastAsiaTheme="minorEastAsia"/>
                  <w:noProof/>
                  <w:lang w:eastAsia="es-PE"/>
                </w:rPr>
              </w:rPrChange>
            </w:rPr>
          </w:pPr>
          <w:r w:rsidRPr="00DC56EB">
            <w:rPr>
              <w:rPrChange w:id="398" w:author="Pervac" w:date="2014-08-31T23:45:00Z">
                <w:rPr/>
              </w:rPrChange>
            </w:rPr>
            <w:fldChar w:fldCharType="begin"/>
          </w:r>
          <w:r w:rsidRPr="00DC56EB">
            <w:rPr>
              <w:rPrChange w:id="399" w:author="Pervac" w:date="2014-08-31T23:45:00Z">
                <w:rPr/>
              </w:rPrChange>
            </w:rPr>
            <w:instrText xml:space="preserve"> HYPERLINK \l "_Toc396406905" </w:instrText>
          </w:r>
          <w:r w:rsidRPr="00DC56EB">
            <w:rPr>
              <w:rPrChange w:id="400" w:author="Pervac" w:date="2014-08-31T23:45:00Z">
                <w:rPr/>
              </w:rPrChange>
            </w:rPr>
            <w:fldChar w:fldCharType="separate"/>
          </w:r>
          <w:r w:rsidR="00CF2C5C" w:rsidRPr="00DC56EB">
            <w:rPr>
              <w:rStyle w:val="Hipervnculo"/>
              <w:noProof/>
              <w:rPrChange w:id="401" w:author="Pervac" w:date="2014-08-31T23:45:00Z">
                <w:rPr>
                  <w:rStyle w:val="Hipervnculo"/>
                  <w:noProof/>
                </w:rPr>
              </w:rPrChange>
            </w:rPr>
            <w:t>1.6.3 Diagrama de Montaje de Componentes</w:t>
          </w:r>
          <w:r w:rsidR="00CF2C5C" w:rsidRPr="00DC56EB">
            <w:rPr>
              <w:noProof/>
              <w:webHidden/>
              <w:rPrChange w:id="402" w:author="Pervac" w:date="2014-08-31T23:45:00Z">
                <w:rPr>
                  <w:noProof/>
                  <w:webHidden/>
                </w:rPr>
              </w:rPrChange>
            </w:rPr>
            <w:tab/>
          </w:r>
          <w:r w:rsidR="00CF2C5C" w:rsidRPr="00DC56EB">
            <w:rPr>
              <w:noProof/>
              <w:webHidden/>
              <w:rPrChange w:id="403" w:author="Pervac" w:date="2014-08-31T23:45:00Z">
                <w:rPr>
                  <w:noProof/>
                  <w:webHidden/>
                </w:rPr>
              </w:rPrChange>
            </w:rPr>
            <w:fldChar w:fldCharType="begin"/>
          </w:r>
          <w:r w:rsidR="00CF2C5C" w:rsidRPr="00DC56EB">
            <w:rPr>
              <w:noProof/>
              <w:webHidden/>
              <w:rPrChange w:id="404" w:author="Pervac" w:date="2014-08-31T23:45:00Z">
                <w:rPr>
                  <w:noProof/>
                  <w:webHidden/>
                </w:rPr>
              </w:rPrChange>
            </w:rPr>
            <w:instrText xml:space="preserve"> PAGEREF _Toc396406905 \h </w:instrText>
          </w:r>
          <w:r w:rsidR="00CF2C5C" w:rsidRPr="00DC56EB">
            <w:rPr>
              <w:noProof/>
              <w:webHidden/>
              <w:rPrChange w:id="405" w:author="Pervac" w:date="2014-08-31T23:45:00Z">
                <w:rPr>
                  <w:noProof/>
                  <w:webHidden/>
                </w:rPr>
              </w:rPrChange>
            </w:rPr>
          </w:r>
          <w:r w:rsidR="00CF2C5C" w:rsidRPr="00DC56EB">
            <w:rPr>
              <w:noProof/>
              <w:webHidden/>
              <w:rPrChange w:id="406" w:author="Pervac" w:date="2014-08-31T23:45:00Z">
                <w:rPr>
                  <w:noProof/>
                  <w:webHidden/>
                </w:rPr>
              </w:rPrChange>
            </w:rPr>
            <w:fldChar w:fldCharType="separate"/>
          </w:r>
          <w:r w:rsidR="00CF2C5C" w:rsidRPr="00DC56EB">
            <w:rPr>
              <w:noProof/>
              <w:webHidden/>
              <w:rPrChange w:id="407" w:author="Pervac" w:date="2014-08-31T23:45:00Z">
                <w:rPr>
                  <w:noProof/>
                  <w:webHidden/>
                </w:rPr>
              </w:rPrChange>
            </w:rPr>
            <w:t>20</w:t>
          </w:r>
          <w:r w:rsidR="00CF2C5C" w:rsidRPr="00DC56EB">
            <w:rPr>
              <w:noProof/>
              <w:webHidden/>
              <w:rPrChange w:id="408" w:author="Pervac" w:date="2014-08-31T23:45:00Z">
                <w:rPr>
                  <w:noProof/>
                  <w:webHidden/>
                </w:rPr>
              </w:rPrChange>
            </w:rPr>
            <w:fldChar w:fldCharType="end"/>
          </w:r>
          <w:r w:rsidRPr="00DC56EB">
            <w:rPr>
              <w:noProof/>
              <w:rPrChange w:id="409"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410" w:author="Pervac" w:date="2014-08-31T23:45:00Z">
                <w:rPr>
                  <w:rFonts w:eastAsiaTheme="minorEastAsia"/>
                  <w:noProof/>
                  <w:lang w:eastAsia="es-PE"/>
                </w:rPr>
              </w:rPrChange>
            </w:rPr>
          </w:pPr>
          <w:r w:rsidRPr="00DC56EB">
            <w:rPr>
              <w:rPrChange w:id="411" w:author="Pervac" w:date="2014-08-31T23:45:00Z">
                <w:rPr/>
              </w:rPrChange>
            </w:rPr>
            <w:fldChar w:fldCharType="begin"/>
          </w:r>
          <w:r w:rsidRPr="00DC56EB">
            <w:rPr>
              <w:rPrChange w:id="412" w:author="Pervac" w:date="2014-08-31T23:45:00Z">
                <w:rPr/>
              </w:rPrChange>
            </w:rPr>
            <w:instrText xml:space="preserve"> HYPERLINK \l "_Toc396406906" </w:instrText>
          </w:r>
          <w:r w:rsidRPr="00DC56EB">
            <w:rPr>
              <w:rPrChange w:id="413" w:author="Pervac" w:date="2014-08-31T23:45:00Z">
                <w:rPr/>
              </w:rPrChange>
            </w:rPr>
            <w:fldChar w:fldCharType="separate"/>
          </w:r>
          <w:r w:rsidR="00CF2C5C" w:rsidRPr="00DC56EB">
            <w:rPr>
              <w:rStyle w:val="Hipervnculo"/>
              <w:noProof/>
              <w:rPrChange w:id="414" w:author="Pervac" w:date="2014-08-31T23:45:00Z">
                <w:rPr>
                  <w:rStyle w:val="Hipervnculo"/>
                  <w:noProof/>
                </w:rPr>
              </w:rPrChange>
            </w:rPr>
            <w:t>1.6.4 Lista de Componentes Electrónicos</w:t>
          </w:r>
          <w:r w:rsidR="00CF2C5C" w:rsidRPr="00DC56EB">
            <w:rPr>
              <w:noProof/>
              <w:webHidden/>
              <w:rPrChange w:id="415" w:author="Pervac" w:date="2014-08-31T23:45:00Z">
                <w:rPr>
                  <w:noProof/>
                  <w:webHidden/>
                </w:rPr>
              </w:rPrChange>
            </w:rPr>
            <w:tab/>
          </w:r>
          <w:r w:rsidR="00CF2C5C" w:rsidRPr="00DC56EB">
            <w:rPr>
              <w:noProof/>
              <w:webHidden/>
              <w:rPrChange w:id="416" w:author="Pervac" w:date="2014-08-31T23:45:00Z">
                <w:rPr>
                  <w:noProof/>
                  <w:webHidden/>
                </w:rPr>
              </w:rPrChange>
            </w:rPr>
            <w:fldChar w:fldCharType="begin"/>
          </w:r>
          <w:r w:rsidR="00CF2C5C" w:rsidRPr="00DC56EB">
            <w:rPr>
              <w:noProof/>
              <w:webHidden/>
              <w:rPrChange w:id="417" w:author="Pervac" w:date="2014-08-31T23:45:00Z">
                <w:rPr>
                  <w:noProof/>
                  <w:webHidden/>
                </w:rPr>
              </w:rPrChange>
            </w:rPr>
            <w:instrText xml:space="preserve"> PAGEREF _Toc396406906 \h </w:instrText>
          </w:r>
          <w:r w:rsidR="00CF2C5C" w:rsidRPr="00DC56EB">
            <w:rPr>
              <w:noProof/>
              <w:webHidden/>
              <w:rPrChange w:id="418" w:author="Pervac" w:date="2014-08-31T23:45:00Z">
                <w:rPr>
                  <w:noProof/>
                  <w:webHidden/>
                </w:rPr>
              </w:rPrChange>
            </w:rPr>
          </w:r>
          <w:r w:rsidR="00CF2C5C" w:rsidRPr="00DC56EB">
            <w:rPr>
              <w:noProof/>
              <w:webHidden/>
              <w:rPrChange w:id="419" w:author="Pervac" w:date="2014-08-31T23:45:00Z">
                <w:rPr>
                  <w:noProof/>
                  <w:webHidden/>
                </w:rPr>
              </w:rPrChange>
            </w:rPr>
            <w:fldChar w:fldCharType="separate"/>
          </w:r>
          <w:r w:rsidR="00CF2C5C" w:rsidRPr="00DC56EB">
            <w:rPr>
              <w:noProof/>
              <w:webHidden/>
              <w:rPrChange w:id="420" w:author="Pervac" w:date="2014-08-31T23:45:00Z">
                <w:rPr>
                  <w:noProof/>
                  <w:webHidden/>
                </w:rPr>
              </w:rPrChange>
            </w:rPr>
            <w:t>21</w:t>
          </w:r>
          <w:r w:rsidR="00CF2C5C" w:rsidRPr="00DC56EB">
            <w:rPr>
              <w:noProof/>
              <w:webHidden/>
              <w:rPrChange w:id="421" w:author="Pervac" w:date="2014-08-31T23:45:00Z">
                <w:rPr>
                  <w:noProof/>
                  <w:webHidden/>
                </w:rPr>
              </w:rPrChange>
            </w:rPr>
            <w:fldChar w:fldCharType="end"/>
          </w:r>
          <w:r w:rsidRPr="00DC56EB">
            <w:rPr>
              <w:noProof/>
              <w:rPrChange w:id="422" w:author="Pervac" w:date="2014-08-31T23:45:00Z">
                <w:rPr>
                  <w:noProof/>
                </w:rPr>
              </w:rPrChange>
            </w:rPr>
            <w:fldChar w:fldCharType="end"/>
          </w:r>
        </w:p>
        <w:p w:rsidR="00CF2C5C" w:rsidRPr="00DC56EB" w:rsidRDefault="00E92C25">
          <w:pPr>
            <w:pStyle w:val="TDC2"/>
            <w:tabs>
              <w:tab w:val="right" w:leader="dot" w:pos="8495"/>
            </w:tabs>
            <w:rPr>
              <w:rFonts w:eastAsiaTheme="minorEastAsia"/>
              <w:noProof/>
              <w:lang w:eastAsia="es-PE"/>
              <w:rPrChange w:id="423" w:author="Pervac" w:date="2014-08-31T23:45:00Z">
                <w:rPr>
                  <w:rFonts w:eastAsiaTheme="minorEastAsia"/>
                  <w:noProof/>
                  <w:lang w:eastAsia="es-PE"/>
                </w:rPr>
              </w:rPrChange>
            </w:rPr>
          </w:pPr>
          <w:r w:rsidRPr="00DC56EB">
            <w:rPr>
              <w:rPrChange w:id="424" w:author="Pervac" w:date="2014-08-31T23:45:00Z">
                <w:rPr/>
              </w:rPrChange>
            </w:rPr>
            <w:fldChar w:fldCharType="begin"/>
          </w:r>
          <w:r w:rsidRPr="00DC56EB">
            <w:rPr>
              <w:rPrChange w:id="425" w:author="Pervac" w:date="2014-08-31T23:45:00Z">
                <w:rPr/>
              </w:rPrChange>
            </w:rPr>
            <w:instrText xml:space="preserve"> HYPERLINK \l "_Toc396406907" </w:instrText>
          </w:r>
          <w:r w:rsidRPr="00DC56EB">
            <w:rPr>
              <w:rPrChange w:id="426" w:author="Pervac" w:date="2014-08-31T23:45:00Z">
                <w:rPr/>
              </w:rPrChange>
            </w:rPr>
            <w:fldChar w:fldCharType="separate"/>
          </w:r>
          <w:r w:rsidR="00CF2C5C" w:rsidRPr="00DC56EB">
            <w:rPr>
              <w:rStyle w:val="Hipervnculo"/>
              <w:noProof/>
              <w:rPrChange w:id="427" w:author="Pervac" w:date="2014-08-31T23:45:00Z">
                <w:rPr>
                  <w:rStyle w:val="Hipervnculo"/>
                  <w:noProof/>
                </w:rPr>
              </w:rPrChange>
            </w:rPr>
            <w:t>1.6.5  Código Fuente del Hardware Arduino Mega 2560 Rev 3</w:t>
          </w:r>
          <w:r w:rsidR="00CF2C5C" w:rsidRPr="00DC56EB">
            <w:rPr>
              <w:noProof/>
              <w:webHidden/>
              <w:rPrChange w:id="428" w:author="Pervac" w:date="2014-08-31T23:45:00Z">
                <w:rPr>
                  <w:noProof/>
                  <w:webHidden/>
                </w:rPr>
              </w:rPrChange>
            </w:rPr>
            <w:tab/>
          </w:r>
          <w:r w:rsidR="00CF2C5C" w:rsidRPr="00DC56EB">
            <w:rPr>
              <w:noProof/>
              <w:webHidden/>
              <w:rPrChange w:id="429" w:author="Pervac" w:date="2014-08-31T23:45:00Z">
                <w:rPr>
                  <w:noProof/>
                  <w:webHidden/>
                </w:rPr>
              </w:rPrChange>
            </w:rPr>
            <w:fldChar w:fldCharType="begin"/>
          </w:r>
          <w:r w:rsidR="00CF2C5C" w:rsidRPr="00DC56EB">
            <w:rPr>
              <w:noProof/>
              <w:webHidden/>
              <w:rPrChange w:id="430" w:author="Pervac" w:date="2014-08-31T23:45:00Z">
                <w:rPr>
                  <w:noProof/>
                  <w:webHidden/>
                </w:rPr>
              </w:rPrChange>
            </w:rPr>
            <w:instrText xml:space="preserve"> PAGEREF _Toc396406907 \h </w:instrText>
          </w:r>
          <w:r w:rsidR="00CF2C5C" w:rsidRPr="00DC56EB">
            <w:rPr>
              <w:noProof/>
              <w:webHidden/>
              <w:rPrChange w:id="431" w:author="Pervac" w:date="2014-08-31T23:45:00Z">
                <w:rPr>
                  <w:noProof/>
                  <w:webHidden/>
                </w:rPr>
              </w:rPrChange>
            </w:rPr>
          </w:r>
          <w:r w:rsidR="00CF2C5C" w:rsidRPr="00DC56EB">
            <w:rPr>
              <w:noProof/>
              <w:webHidden/>
              <w:rPrChange w:id="432" w:author="Pervac" w:date="2014-08-31T23:45:00Z">
                <w:rPr>
                  <w:noProof/>
                  <w:webHidden/>
                </w:rPr>
              </w:rPrChange>
            </w:rPr>
            <w:fldChar w:fldCharType="separate"/>
          </w:r>
          <w:r w:rsidR="00CF2C5C" w:rsidRPr="00DC56EB">
            <w:rPr>
              <w:noProof/>
              <w:webHidden/>
              <w:rPrChange w:id="433" w:author="Pervac" w:date="2014-08-31T23:45:00Z">
                <w:rPr>
                  <w:noProof/>
                  <w:webHidden/>
                </w:rPr>
              </w:rPrChange>
            </w:rPr>
            <w:t>22</w:t>
          </w:r>
          <w:r w:rsidR="00CF2C5C" w:rsidRPr="00DC56EB">
            <w:rPr>
              <w:noProof/>
              <w:webHidden/>
              <w:rPrChange w:id="434" w:author="Pervac" w:date="2014-08-31T23:45:00Z">
                <w:rPr>
                  <w:noProof/>
                  <w:webHidden/>
                </w:rPr>
              </w:rPrChange>
            </w:rPr>
            <w:fldChar w:fldCharType="end"/>
          </w:r>
          <w:r w:rsidRPr="00DC56EB">
            <w:rPr>
              <w:noProof/>
              <w:rPrChange w:id="435" w:author="Pervac" w:date="2014-08-31T23:45:00Z">
                <w:rPr>
                  <w:noProof/>
                </w:rPr>
              </w:rPrChange>
            </w:rPr>
            <w:fldChar w:fldCharType="end"/>
          </w:r>
        </w:p>
        <w:p w:rsidR="00F0584A" w:rsidRPr="00DC56EB" w:rsidRDefault="00F0584A">
          <w:pPr>
            <w:rPr>
              <w:color w:val="000000" w:themeColor="text1"/>
            </w:rPr>
          </w:pPr>
          <w:r w:rsidRPr="00DC56EB">
            <w:rPr>
              <w:b/>
              <w:bCs/>
              <w:color w:val="000000" w:themeColor="text1"/>
              <w:lang w:val="es-ES"/>
              <w:rPrChange w:id="436" w:author="Pervac" w:date="2014-08-31T23:45:00Z">
                <w:rPr>
                  <w:b/>
                  <w:bCs/>
                  <w:color w:val="000000" w:themeColor="text1"/>
                  <w:lang w:val="es-ES"/>
                </w:rPr>
              </w:rPrChange>
            </w:rPr>
            <w:fldChar w:fldCharType="end"/>
          </w:r>
        </w:p>
      </w:sdtContent>
    </w:sdt>
    <w:p w:rsidR="00F0584A" w:rsidRPr="00DC56EB" w:rsidRDefault="00F0584A">
      <w:pPr>
        <w:rPr>
          <w:rFonts w:eastAsiaTheme="majorEastAsia" w:cstheme="majorBidi"/>
          <w:b/>
          <w:bCs/>
          <w:color w:val="000000" w:themeColor="text1"/>
          <w:sz w:val="28"/>
          <w:szCs w:val="28"/>
          <w:rPrChange w:id="437" w:author="Pervac" w:date="2014-08-31T23:45:00Z">
            <w:rPr>
              <w:rFonts w:ascii="Buxton Sketch" w:eastAsiaTheme="majorEastAsia" w:hAnsi="Buxton Sketch" w:cstheme="majorBidi"/>
              <w:b/>
              <w:bCs/>
              <w:color w:val="000000" w:themeColor="text1"/>
              <w:sz w:val="28"/>
              <w:szCs w:val="28"/>
            </w:rPr>
          </w:rPrChange>
        </w:rPr>
      </w:pPr>
      <w:r w:rsidRPr="00DC56EB">
        <w:rPr>
          <w:rFonts w:eastAsiaTheme="majorEastAsia" w:cstheme="majorBidi"/>
          <w:b/>
          <w:bCs/>
          <w:color w:val="000000" w:themeColor="text1"/>
          <w:sz w:val="28"/>
          <w:szCs w:val="28"/>
          <w:rPrChange w:id="438" w:author="Pervac" w:date="2014-08-31T23:45:00Z">
            <w:rPr>
              <w:rFonts w:ascii="Buxton Sketch" w:eastAsiaTheme="majorEastAsia" w:hAnsi="Buxton Sketch" w:cstheme="majorBidi"/>
              <w:b/>
              <w:bCs/>
              <w:color w:val="000000" w:themeColor="text1"/>
              <w:sz w:val="28"/>
              <w:szCs w:val="28"/>
            </w:rPr>
          </w:rPrChange>
        </w:rPr>
        <w:br w:type="page"/>
      </w:r>
    </w:p>
    <w:p w:rsidR="003C4C48" w:rsidRPr="00DC56EB" w:rsidRDefault="009B3819" w:rsidP="00185100">
      <w:pPr>
        <w:pStyle w:val="Ttulo1"/>
        <w:jc w:val="center"/>
        <w:rPr>
          <w:szCs w:val="24"/>
          <w:rPrChange w:id="439" w:author="Pervac" w:date="2014-08-31T23:45:00Z">
            <w:rPr>
              <w:szCs w:val="24"/>
            </w:rPr>
          </w:rPrChange>
        </w:rPr>
      </w:pPr>
      <w:bookmarkStart w:id="440" w:name="_Toc396406878"/>
      <w:r w:rsidRPr="00DC56EB">
        <w:rPr>
          <w:szCs w:val="24"/>
        </w:rPr>
        <w:lastRenderedPageBreak/>
        <w:t>I</w:t>
      </w:r>
      <w:r w:rsidR="003C4C48" w:rsidRPr="00DC56EB">
        <w:rPr>
          <w:szCs w:val="24"/>
          <w:rPrChange w:id="441" w:author="Pervac" w:date="2014-08-31T23:45:00Z">
            <w:rPr>
              <w:szCs w:val="24"/>
            </w:rPr>
          </w:rPrChange>
        </w:rPr>
        <w:t>ntroducción</w:t>
      </w:r>
      <w:bookmarkEnd w:id="440"/>
    </w:p>
    <w:p w:rsidR="008D02E4" w:rsidRPr="00DC56EB" w:rsidRDefault="008D02E4" w:rsidP="008D02E4">
      <w:pPr>
        <w:rPr>
          <w:color w:val="000000" w:themeColor="text1"/>
          <w:rPrChange w:id="442" w:author="Pervac" w:date="2014-08-31T23:45:00Z">
            <w:rPr>
              <w:color w:val="000000" w:themeColor="text1"/>
            </w:rPr>
          </w:rPrChange>
        </w:rPr>
      </w:pPr>
    </w:p>
    <w:p w:rsidR="00B54727" w:rsidRPr="00DC56EB" w:rsidRDefault="008D02E4" w:rsidP="00B61F8C">
      <w:pPr>
        <w:spacing w:line="480" w:lineRule="auto"/>
        <w:jc w:val="both"/>
        <w:rPr>
          <w:color w:val="000000" w:themeColor="text1"/>
          <w:sz w:val="24"/>
          <w:szCs w:val="24"/>
          <w:rPrChange w:id="443" w:author="Pervac" w:date="2014-08-31T23:45:00Z">
            <w:rPr>
              <w:color w:val="000000" w:themeColor="text1"/>
              <w:sz w:val="24"/>
              <w:szCs w:val="24"/>
            </w:rPr>
          </w:rPrChange>
        </w:rPr>
      </w:pPr>
      <w:r w:rsidRPr="00DC56EB">
        <w:rPr>
          <w:color w:val="000000" w:themeColor="text1"/>
          <w:sz w:val="24"/>
          <w:szCs w:val="24"/>
          <w:rPrChange w:id="444" w:author="Pervac" w:date="2014-08-31T23:45:00Z">
            <w:rPr>
              <w:color w:val="000000" w:themeColor="text1"/>
              <w:sz w:val="24"/>
              <w:szCs w:val="24"/>
            </w:rPr>
          </w:rPrChange>
        </w:rPr>
        <w:t xml:space="preserve">En el presente trabajo se </w:t>
      </w:r>
      <w:r w:rsidR="000D50B3" w:rsidRPr="00DC56EB">
        <w:rPr>
          <w:color w:val="000000" w:themeColor="text1"/>
          <w:sz w:val="24"/>
          <w:szCs w:val="24"/>
          <w:rPrChange w:id="445" w:author="Pervac" w:date="2014-08-31T23:45:00Z">
            <w:rPr>
              <w:color w:val="000000" w:themeColor="text1"/>
              <w:sz w:val="24"/>
              <w:szCs w:val="24"/>
            </w:rPr>
          </w:rPrChange>
        </w:rPr>
        <w:t xml:space="preserve"> pretende dar una solución eficaz a problemas que enfrenta el sector privado, para ello se integrara hardware y software para solucionar los problemas dentro delas empresas.</w:t>
      </w:r>
    </w:p>
    <w:p w:rsidR="00B54727" w:rsidRPr="00DC56EB" w:rsidRDefault="00B54727" w:rsidP="00B61F8C">
      <w:pPr>
        <w:spacing w:line="480" w:lineRule="auto"/>
        <w:jc w:val="both"/>
        <w:rPr>
          <w:color w:val="000000" w:themeColor="text1"/>
          <w:sz w:val="24"/>
          <w:szCs w:val="24"/>
          <w:rPrChange w:id="446" w:author="Pervac" w:date="2014-08-31T23:45:00Z">
            <w:rPr>
              <w:color w:val="000000" w:themeColor="text1"/>
              <w:sz w:val="24"/>
              <w:szCs w:val="24"/>
            </w:rPr>
          </w:rPrChange>
        </w:rPr>
      </w:pPr>
      <w:r w:rsidRPr="00DC56EB">
        <w:rPr>
          <w:color w:val="000000" w:themeColor="text1"/>
          <w:sz w:val="24"/>
          <w:szCs w:val="24"/>
          <w:highlight w:val="yellow"/>
          <w:rPrChange w:id="447" w:author="Pervac" w:date="2014-08-31T23:45:00Z">
            <w:rPr>
              <w:color w:val="000000" w:themeColor="text1"/>
              <w:sz w:val="24"/>
              <w:szCs w:val="24"/>
              <w:highlight w:val="yellow"/>
            </w:rPr>
          </w:rPrChange>
        </w:rPr>
        <w:t>Ocultar y mostrar comentarios en ficha Revisar</w:t>
      </w:r>
    </w:p>
    <w:p w:rsidR="00B54727" w:rsidRPr="00DC56EB" w:rsidRDefault="00B54727" w:rsidP="00B61F8C">
      <w:pPr>
        <w:spacing w:line="480" w:lineRule="auto"/>
        <w:jc w:val="both"/>
        <w:rPr>
          <w:color w:val="FF0000"/>
          <w:sz w:val="28"/>
          <w:szCs w:val="28"/>
          <w:rPrChange w:id="448" w:author="Pervac" w:date="2014-08-31T23:45:00Z">
            <w:rPr>
              <w:color w:val="FF0000"/>
              <w:sz w:val="28"/>
              <w:szCs w:val="28"/>
            </w:rPr>
          </w:rPrChange>
        </w:rPr>
      </w:pPr>
      <w:r w:rsidRPr="00DC56EB">
        <w:rPr>
          <w:color w:val="FF0000"/>
          <w:sz w:val="28"/>
          <w:szCs w:val="28"/>
          <w:rPrChange w:id="449" w:author="Pervac" w:date="2014-08-31T23:45:00Z">
            <w:rPr>
              <w:color w:val="FF0000"/>
              <w:sz w:val="28"/>
              <w:szCs w:val="28"/>
            </w:rPr>
          </w:rPrChange>
        </w:rPr>
        <w:t>http://es.wikipedia.org/wiki/Ingenier%C3%ADa_de_software</w:t>
      </w:r>
    </w:p>
    <w:p w:rsidR="00B54727" w:rsidRPr="00DC56EB" w:rsidRDefault="00B54727" w:rsidP="00B61F8C">
      <w:pPr>
        <w:spacing w:line="480" w:lineRule="auto"/>
        <w:jc w:val="both"/>
        <w:rPr>
          <w:color w:val="000000" w:themeColor="text1"/>
          <w:sz w:val="24"/>
          <w:szCs w:val="24"/>
          <w:rPrChange w:id="450" w:author="Pervac" w:date="2014-08-31T23:45:00Z">
            <w:rPr>
              <w:color w:val="000000" w:themeColor="text1"/>
              <w:sz w:val="24"/>
              <w:szCs w:val="24"/>
            </w:rPr>
          </w:rPrChange>
        </w:rPr>
      </w:pPr>
    </w:p>
    <w:p w:rsidR="00B54727" w:rsidRPr="00DC56EB" w:rsidRDefault="00B54727">
      <w:pPr>
        <w:rPr>
          <w:color w:val="000000" w:themeColor="text1"/>
          <w:sz w:val="24"/>
          <w:szCs w:val="24"/>
          <w:rPrChange w:id="451" w:author="Pervac" w:date="2014-08-31T23:45:00Z">
            <w:rPr>
              <w:color w:val="000000" w:themeColor="text1"/>
              <w:sz w:val="24"/>
              <w:szCs w:val="24"/>
            </w:rPr>
          </w:rPrChange>
        </w:rPr>
      </w:pPr>
      <w:r w:rsidRPr="00DC56EB">
        <w:rPr>
          <w:color w:val="000000" w:themeColor="text1"/>
          <w:sz w:val="24"/>
          <w:szCs w:val="24"/>
          <w:rPrChange w:id="452" w:author="Pervac" w:date="2014-08-31T23:45:00Z">
            <w:rPr>
              <w:color w:val="000000" w:themeColor="text1"/>
              <w:sz w:val="24"/>
              <w:szCs w:val="24"/>
            </w:rPr>
          </w:rPrChange>
        </w:rPr>
        <w:br w:type="page"/>
      </w:r>
    </w:p>
    <w:p w:rsidR="00B54727" w:rsidRPr="00DC56EB" w:rsidRDefault="00B54727" w:rsidP="00B54727">
      <w:pPr>
        <w:pStyle w:val="Ttulo1"/>
        <w:jc w:val="center"/>
        <w:rPr>
          <w:rPrChange w:id="453" w:author="Pervac" w:date="2014-08-31T23:45:00Z">
            <w:rPr/>
          </w:rPrChange>
        </w:rPr>
      </w:pPr>
      <w:r w:rsidRPr="00DC56EB">
        <w:rPr>
          <w:rPrChange w:id="454" w:author="Pervac" w:date="2014-08-31T23:45:00Z">
            <w:rPr/>
          </w:rPrChange>
        </w:rPr>
        <w:lastRenderedPageBreak/>
        <w:t>Lista de figuras</w:t>
      </w:r>
    </w:p>
    <w:p w:rsidR="00B54727" w:rsidRPr="00DC56EB" w:rsidRDefault="00B54727">
      <w:pPr>
        <w:rPr>
          <w:rFonts w:eastAsiaTheme="majorEastAsia" w:cstheme="majorBidi"/>
          <w:b/>
          <w:bCs/>
          <w:color w:val="000000" w:themeColor="text1"/>
          <w:sz w:val="24"/>
          <w:szCs w:val="28"/>
          <w:rPrChange w:id="455" w:author="Pervac" w:date="2014-08-31T23:45:00Z">
            <w:rPr>
              <w:rFonts w:eastAsiaTheme="majorEastAsia" w:cstheme="majorBidi"/>
              <w:b/>
              <w:bCs/>
              <w:color w:val="000000" w:themeColor="text1"/>
              <w:sz w:val="24"/>
              <w:szCs w:val="28"/>
            </w:rPr>
          </w:rPrChange>
        </w:rPr>
      </w:pPr>
      <w:r w:rsidRPr="00DC56EB">
        <w:rPr>
          <w:rPrChange w:id="456" w:author="Pervac" w:date="2014-08-31T23:45:00Z">
            <w:rPr/>
          </w:rPrChange>
        </w:rPr>
        <w:br w:type="page"/>
      </w:r>
    </w:p>
    <w:p w:rsidR="003C4C48" w:rsidRPr="00DC56EB" w:rsidRDefault="00B61F8C" w:rsidP="00185100">
      <w:pPr>
        <w:pStyle w:val="Ttulo1"/>
        <w:rPr>
          <w:szCs w:val="24"/>
          <w:rPrChange w:id="457" w:author="Pervac" w:date="2014-08-31T23:45:00Z">
            <w:rPr>
              <w:szCs w:val="24"/>
            </w:rPr>
          </w:rPrChange>
        </w:rPr>
      </w:pPr>
      <w:bookmarkStart w:id="458" w:name="_Toc396406879"/>
      <w:r w:rsidRPr="00DC56EB">
        <w:rPr>
          <w:szCs w:val="24"/>
          <w:rPrChange w:id="459" w:author="Pervac" w:date="2014-08-31T23:45:00Z">
            <w:rPr>
              <w:szCs w:val="24"/>
            </w:rPr>
          </w:rPrChange>
        </w:rPr>
        <w:lastRenderedPageBreak/>
        <w:t xml:space="preserve">1.1 </w:t>
      </w:r>
      <w:r w:rsidR="003C4C48" w:rsidRPr="00DC56EB">
        <w:rPr>
          <w:szCs w:val="24"/>
          <w:rPrChange w:id="460" w:author="Pervac" w:date="2014-08-31T23:45:00Z">
            <w:rPr>
              <w:szCs w:val="24"/>
            </w:rPr>
          </w:rPrChange>
        </w:rPr>
        <w:t>Descripción del problema</w:t>
      </w:r>
      <w:bookmarkEnd w:id="458"/>
    </w:p>
    <w:p w:rsidR="000D50B3" w:rsidRPr="00DC56EB" w:rsidRDefault="000D50B3" w:rsidP="00B61F8C">
      <w:pPr>
        <w:spacing w:line="480" w:lineRule="auto"/>
        <w:jc w:val="both"/>
        <w:rPr>
          <w:color w:val="000000" w:themeColor="text1"/>
          <w:sz w:val="24"/>
          <w:szCs w:val="24"/>
          <w:rPrChange w:id="461" w:author="Pervac" w:date="2014-08-31T23:45:00Z">
            <w:rPr>
              <w:color w:val="000000" w:themeColor="text1"/>
              <w:sz w:val="24"/>
              <w:szCs w:val="24"/>
            </w:rPr>
          </w:rPrChange>
        </w:rPr>
      </w:pPr>
      <w:r w:rsidRPr="00DC56EB">
        <w:rPr>
          <w:color w:val="000000" w:themeColor="text1"/>
          <w:sz w:val="24"/>
          <w:szCs w:val="24"/>
          <w:rPrChange w:id="462" w:author="Pervac" w:date="2014-08-31T23:45:00Z">
            <w:rPr>
              <w:color w:val="000000" w:themeColor="text1"/>
              <w:sz w:val="24"/>
              <w:szCs w:val="24"/>
            </w:rPr>
          </w:rPrChange>
        </w:rPr>
        <w:t xml:space="preserve">La empresa </w:t>
      </w:r>
      <w:proofErr w:type="spellStart"/>
      <w:r w:rsidR="00243789" w:rsidRPr="00DC56EB">
        <w:rPr>
          <w:color w:val="000000" w:themeColor="text1"/>
          <w:sz w:val="24"/>
          <w:szCs w:val="24"/>
          <w:rPrChange w:id="463" w:author="Pervac" w:date="2014-08-31T23:45:00Z">
            <w:rPr>
              <w:color w:val="000000" w:themeColor="text1"/>
              <w:sz w:val="24"/>
              <w:szCs w:val="24"/>
            </w:rPr>
          </w:rPrChange>
        </w:rPr>
        <w:t>Bouby</w:t>
      </w:r>
      <w:proofErr w:type="spellEnd"/>
      <w:r w:rsidR="00243789" w:rsidRPr="00DC56EB">
        <w:rPr>
          <w:color w:val="000000" w:themeColor="text1"/>
          <w:sz w:val="24"/>
          <w:szCs w:val="24"/>
          <w:rPrChange w:id="464" w:author="Pervac" w:date="2014-08-31T23:45:00Z">
            <w:rPr>
              <w:color w:val="000000" w:themeColor="text1"/>
              <w:sz w:val="24"/>
              <w:szCs w:val="24"/>
            </w:rPr>
          </w:rPrChange>
        </w:rPr>
        <w:t xml:space="preserve"> </w:t>
      </w:r>
      <w:proofErr w:type="spellStart"/>
      <w:r w:rsidR="00243789" w:rsidRPr="00DC56EB">
        <w:rPr>
          <w:color w:val="000000" w:themeColor="text1"/>
          <w:sz w:val="24"/>
          <w:szCs w:val="24"/>
          <w:rPrChange w:id="465" w:author="Pervac" w:date="2014-08-31T23:45:00Z">
            <w:rPr>
              <w:color w:val="000000" w:themeColor="text1"/>
              <w:sz w:val="24"/>
              <w:szCs w:val="24"/>
            </w:rPr>
          </w:rPrChange>
        </w:rPr>
        <w:t>sac</w:t>
      </w:r>
      <w:proofErr w:type="spellEnd"/>
      <w:r w:rsidRPr="00DC56EB">
        <w:rPr>
          <w:color w:val="000000" w:themeColor="text1"/>
          <w:sz w:val="24"/>
          <w:szCs w:val="24"/>
          <w:rPrChange w:id="466" w:author="Pervac" w:date="2014-08-31T23:45:00Z">
            <w:rPr>
              <w:color w:val="000000" w:themeColor="text1"/>
              <w:sz w:val="24"/>
              <w:szCs w:val="24"/>
            </w:rPr>
          </w:rPrChange>
        </w:rPr>
        <w:t xml:space="preserve"> es una empresa que tiene</w:t>
      </w:r>
      <w:r w:rsidR="00243789" w:rsidRPr="00DC56EB">
        <w:rPr>
          <w:color w:val="000000" w:themeColor="text1"/>
          <w:sz w:val="24"/>
          <w:szCs w:val="24"/>
          <w:rPrChange w:id="467" w:author="Pervac" w:date="2014-08-31T23:45:00Z">
            <w:rPr>
              <w:color w:val="000000" w:themeColor="text1"/>
              <w:sz w:val="24"/>
              <w:szCs w:val="24"/>
            </w:rPr>
          </w:rPrChange>
        </w:rPr>
        <w:t xml:space="preserve"> como actividad principal la construcción y mantenimiento de carreteras, para realizar esta actividad la empresa requiere de grandes cantidades de combustible que deben ser almacenados en campo, para distribuir a los equipos.</w:t>
      </w:r>
    </w:p>
    <w:p w:rsidR="00871FDE" w:rsidRPr="00DC56EB" w:rsidRDefault="00871FDE" w:rsidP="00B61F8C">
      <w:pPr>
        <w:spacing w:line="480" w:lineRule="auto"/>
        <w:jc w:val="both"/>
        <w:rPr>
          <w:color w:val="000000" w:themeColor="text1"/>
          <w:sz w:val="24"/>
          <w:szCs w:val="24"/>
          <w:rPrChange w:id="468" w:author="Pervac" w:date="2014-08-31T23:45:00Z">
            <w:rPr>
              <w:color w:val="000000" w:themeColor="text1"/>
              <w:sz w:val="24"/>
              <w:szCs w:val="24"/>
            </w:rPr>
          </w:rPrChange>
        </w:rPr>
      </w:pPr>
      <w:r w:rsidRPr="00DC56EB">
        <w:rPr>
          <w:color w:val="000000" w:themeColor="text1"/>
          <w:sz w:val="24"/>
          <w:szCs w:val="24"/>
          <w:rPrChange w:id="469" w:author="Pervac" w:date="2014-08-31T23:45:00Z">
            <w:rPr>
              <w:color w:val="000000" w:themeColor="text1"/>
              <w:sz w:val="24"/>
              <w:szCs w:val="24"/>
            </w:rPr>
          </w:rPrChange>
        </w:rPr>
        <w:t>La empresa</w:t>
      </w:r>
      <w:r w:rsidR="00243789" w:rsidRPr="00DC56EB">
        <w:rPr>
          <w:color w:val="000000" w:themeColor="text1"/>
          <w:sz w:val="24"/>
          <w:szCs w:val="24"/>
          <w:rPrChange w:id="470" w:author="Pervac" w:date="2014-08-31T23:45:00Z">
            <w:rPr>
              <w:color w:val="000000" w:themeColor="text1"/>
              <w:sz w:val="24"/>
              <w:szCs w:val="24"/>
            </w:rPr>
          </w:rPrChange>
        </w:rPr>
        <w:t xml:space="preserve"> controla la salida de distribución de combustible</w:t>
      </w:r>
      <w:r w:rsidRPr="00DC56EB">
        <w:rPr>
          <w:color w:val="000000" w:themeColor="text1"/>
          <w:sz w:val="24"/>
          <w:szCs w:val="24"/>
          <w:rPrChange w:id="471" w:author="Pervac" w:date="2014-08-31T23:45:00Z">
            <w:rPr>
              <w:color w:val="000000" w:themeColor="text1"/>
              <w:sz w:val="24"/>
              <w:szCs w:val="24"/>
            </w:rPr>
          </w:rPrChange>
        </w:rPr>
        <w:t xml:space="preserve"> a los diferentes equipos pesados que realizaran labores de la actividad principal de la empresa,</w:t>
      </w:r>
      <w:r w:rsidR="00243789" w:rsidRPr="00DC56EB">
        <w:rPr>
          <w:color w:val="000000" w:themeColor="text1"/>
          <w:sz w:val="24"/>
          <w:szCs w:val="24"/>
          <w:rPrChange w:id="472" w:author="Pervac" w:date="2014-08-31T23:45:00Z">
            <w:rPr>
              <w:color w:val="000000" w:themeColor="text1"/>
              <w:sz w:val="24"/>
              <w:szCs w:val="24"/>
            </w:rPr>
          </w:rPrChange>
        </w:rPr>
        <w:t xml:space="preserve"> mediante  el formato F_1524</w:t>
      </w:r>
      <w:r w:rsidRPr="00DC56EB">
        <w:rPr>
          <w:color w:val="000000" w:themeColor="text1"/>
          <w:sz w:val="24"/>
          <w:szCs w:val="24"/>
          <w:rPrChange w:id="473" w:author="Pervac" w:date="2014-08-31T23:45:00Z">
            <w:rPr>
              <w:color w:val="000000" w:themeColor="text1"/>
              <w:sz w:val="24"/>
              <w:szCs w:val="24"/>
            </w:rPr>
          </w:rPrChange>
        </w:rPr>
        <w:t xml:space="preserve"> (ISO 9000).</w:t>
      </w:r>
    </w:p>
    <w:p w:rsidR="00871FDE" w:rsidRPr="00DC56EB" w:rsidRDefault="00B61F8C" w:rsidP="00185100">
      <w:pPr>
        <w:pStyle w:val="Ttulo1"/>
        <w:rPr>
          <w:szCs w:val="24"/>
          <w:rPrChange w:id="474" w:author="Pervac" w:date="2014-08-31T23:45:00Z">
            <w:rPr>
              <w:szCs w:val="24"/>
            </w:rPr>
          </w:rPrChange>
        </w:rPr>
      </w:pPr>
      <w:bookmarkStart w:id="475" w:name="_Toc396406880"/>
      <w:r w:rsidRPr="00DC56EB">
        <w:rPr>
          <w:szCs w:val="24"/>
          <w:rPrChange w:id="476" w:author="Pervac" w:date="2014-08-31T23:45:00Z">
            <w:rPr>
              <w:szCs w:val="24"/>
            </w:rPr>
          </w:rPrChange>
        </w:rPr>
        <w:t xml:space="preserve">1.2 </w:t>
      </w:r>
      <w:r w:rsidR="00871FDE" w:rsidRPr="00DC56EB">
        <w:rPr>
          <w:szCs w:val="24"/>
          <w:rPrChange w:id="477" w:author="Pervac" w:date="2014-08-31T23:45:00Z">
            <w:rPr>
              <w:szCs w:val="24"/>
            </w:rPr>
          </w:rPrChange>
        </w:rPr>
        <w:t>Problema</w:t>
      </w:r>
      <w:bookmarkEnd w:id="475"/>
    </w:p>
    <w:p w:rsidR="00DC24FA" w:rsidRPr="00DC56EB" w:rsidRDefault="00871FDE" w:rsidP="00B61F8C">
      <w:pPr>
        <w:spacing w:line="480" w:lineRule="auto"/>
        <w:jc w:val="both"/>
        <w:rPr>
          <w:color w:val="000000" w:themeColor="text1"/>
          <w:sz w:val="24"/>
          <w:szCs w:val="24"/>
          <w:rPrChange w:id="478" w:author="Pervac" w:date="2014-08-31T23:45:00Z">
            <w:rPr>
              <w:color w:val="000000" w:themeColor="text1"/>
              <w:sz w:val="24"/>
              <w:szCs w:val="24"/>
            </w:rPr>
          </w:rPrChange>
        </w:rPr>
      </w:pPr>
      <w:r w:rsidRPr="00DC56EB">
        <w:rPr>
          <w:color w:val="000000" w:themeColor="text1"/>
          <w:sz w:val="24"/>
          <w:szCs w:val="24"/>
          <w:rPrChange w:id="479" w:author="Pervac" w:date="2014-08-31T23:45:00Z">
            <w:rPr>
              <w:color w:val="000000" w:themeColor="text1"/>
              <w:sz w:val="24"/>
              <w:szCs w:val="24"/>
            </w:rPr>
          </w:rPrChange>
        </w:rPr>
        <w:t xml:space="preserve">La empresa ha registrado mayor consumo de combustible </w:t>
      </w:r>
      <w:r w:rsidR="000C45FA" w:rsidRPr="00DC56EB">
        <w:rPr>
          <w:color w:val="000000" w:themeColor="text1"/>
          <w:sz w:val="24"/>
          <w:szCs w:val="24"/>
          <w:rPrChange w:id="480" w:author="Pervac" w:date="2014-08-31T23:45:00Z">
            <w:rPr>
              <w:color w:val="000000" w:themeColor="text1"/>
              <w:sz w:val="24"/>
              <w:szCs w:val="24"/>
            </w:rPr>
          </w:rPrChange>
        </w:rPr>
        <w:t>durante</w:t>
      </w:r>
      <w:r w:rsidRPr="00DC56EB">
        <w:rPr>
          <w:color w:val="000000" w:themeColor="text1"/>
          <w:sz w:val="24"/>
          <w:szCs w:val="24"/>
          <w:rPrChange w:id="481" w:author="Pervac" w:date="2014-08-31T23:45:00Z">
            <w:rPr>
              <w:color w:val="000000" w:themeColor="text1"/>
              <w:sz w:val="24"/>
              <w:szCs w:val="24"/>
            </w:rPr>
          </w:rPrChange>
        </w:rPr>
        <w:t xml:space="preserve">  los últimos meses, esto hace sospechar que existe personal que está hurtando combustible</w:t>
      </w:r>
      <w:r w:rsidR="00DC24FA" w:rsidRPr="00DC56EB">
        <w:rPr>
          <w:color w:val="000000" w:themeColor="text1"/>
          <w:sz w:val="24"/>
          <w:szCs w:val="24"/>
          <w:rPrChange w:id="482" w:author="Pervac" w:date="2014-08-31T23:45:00Z">
            <w:rPr>
              <w:color w:val="000000" w:themeColor="text1"/>
              <w:sz w:val="24"/>
              <w:szCs w:val="24"/>
            </w:rPr>
          </w:rPrChange>
        </w:rPr>
        <w:t xml:space="preserve">  en el área de trabajo, ya que  el formato F_1524 solo es un registro para el ingreso y salida de combustible, pero no registra realmente el momento que se realiza la distribución al equipo</w:t>
      </w:r>
      <w:r w:rsidR="000C45FA" w:rsidRPr="00DC56EB">
        <w:rPr>
          <w:color w:val="000000" w:themeColor="text1"/>
          <w:sz w:val="24"/>
          <w:szCs w:val="24"/>
          <w:rPrChange w:id="483" w:author="Pervac" w:date="2014-08-31T23:45:00Z">
            <w:rPr>
              <w:color w:val="000000" w:themeColor="text1"/>
              <w:sz w:val="24"/>
              <w:szCs w:val="24"/>
            </w:rPr>
          </w:rPrChange>
        </w:rPr>
        <w:t>, también se presenta el problema del stock actual de combustible, para ello la empresa requiere un software que tenga un registro de la distribución de combustible en el que se debe registrar mediante video y foto el momento de la distribución, además este debe tener un registro del stock actual de combustible y como de seguridad debe controlar mediante sensores la temperatura del depósito para la acción inmediata en caso de</w:t>
      </w:r>
      <w:r w:rsidR="00970F22" w:rsidRPr="00DC56EB">
        <w:rPr>
          <w:color w:val="000000" w:themeColor="text1"/>
          <w:sz w:val="24"/>
          <w:szCs w:val="24"/>
          <w:rPrChange w:id="484" w:author="Pervac" w:date="2014-08-31T23:45:00Z">
            <w:rPr>
              <w:color w:val="000000" w:themeColor="text1"/>
              <w:sz w:val="24"/>
              <w:szCs w:val="24"/>
            </w:rPr>
          </w:rPrChange>
        </w:rPr>
        <w:t xml:space="preserve"> </w:t>
      </w:r>
      <w:r w:rsidR="000C45FA" w:rsidRPr="00DC56EB">
        <w:rPr>
          <w:color w:val="000000" w:themeColor="text1"/>
          <w:sz w:val="24"/>
          <w:szCs w:val="24"/>
          <w:rPrChange w:id="485" w:author="Pervac" w:date="2014-08-31T23:45:00Z">
            <w:rPr>
              <w:color w:val="000000" w:themeColor="text1"/>
              <w:sz w:val="24"/>
              <w:szCs w:val="24"/>
            </w:rPr>
          </w:rPrChange>
        </w:rPr>
        <w:t>incendio.</w:t>
      </w:r>
    </w:p>
    <w:p w:rsidR="00B61F8C" w:rsidRPr="00DC56EB" w:rsidRDefault="00B61F8C" w:rsidP="00281306">
      <w:pPr>
        <w:pStyle w:val="Ttulo1"/>
        <w:rPr>
          <w:rPrChange w:id="486" w:author="Pervac" w:date="2014-08-31T23:45:00Z">
            <w:rPr/>
          </w:rPrChange>
        </w:rPr>
      </w:pPr>
      <w:bookmarkStart w:id="487" w:name="_Toc396406881"/>
      <w:r w:rsidRPr="00DC56EB">
        <w:rPr>
          <w:rPrChange w:id="488" w:author="Pervac" w:date="2014-08-31T23:45:00Z">
            <w:rPr/>
          </w:rPrChange>
        </w:rPr>
        <w:t xml:space="preserve">1.3 </w:t>
      </w:r>
      <w:r w:rsidR="00281306" w:rsidRPr="00DC56EB">
        <w:rPr>
          <w:rPrChange w:id="489" w:author="Pervac" w:date="2014-08-31T23:45:00Z">
            <w:rPr/>
          </w:rPrChange>
        </w:rPr>
        <w:t>Obtención de los Requerimientos</w:t>
      </w:r>
      <w:bookmarkEnd w:id="487"/>
    </w:p>
    <w:p w:rsidR="003C4C48" w:rsidRPr="00DC56EB" w:rsidRDefault="00B61F8C" w:rsidP="00185100">
      <w:pPr>
        <w:pStyle w:val="Ttulo2"/>
        <w:rPr>
          <w:szCs w:val="24"/>
          <w:rPrChange w:id="490" w:author="Pervac" w:date="2014-08-31T23:45:00Z">
            <w:rPr>
              <w:szCs w:val="24"/>
            </w:rPr>
          </w:rPrChange>
        </w:rPr>
      </w:pPr>
      <w:bookmarkStart w:id="491" w:name="_Toc396406882"/>
      <w:r w:rsidRPr="00DC56EB">
        <w:rPr>
          <w:szCs w:val="24"/>
          <w:rPrChange w:id="492" w:author="Pervac" w:date="2014-08-31T23:45:00Z">
            <w:rPr>
              <w:szCs w:val="24"/>
            </w:rPr>
          </w:rPrChange>
        </w:rPr>
        <w:t>1.3.1 Requerimientos</w:t>
      </w:r>
      <w:r w:rsidR="003C4C48" w:rsidRPr="00DC56EB">
        <w:rPr>
          <w:szCs w:val="24"/>
          <w:rPrChange w:id="493" w:author="Pervac" w:date="2014-08-31T23:45:00Z">
            <w:rPr>
              <w:szCs w:val="24"/>
            </w:rPr>
          </w:rPrChange>
        </w:rPr>
        <w:t xml:space="preserve"> funcionales.</w:t>
      </w:r>
      <w:bookmarkEnd w:id="491"/>
    </w:p>
    <w:p w:rsidR="000C45FA" w:rsidRPr="00DC56EB" w:rsidRDefault="000C45FA" w:rsidP="00B61F8C">
      <w:pPr>
        <w:pStyle w:val="Prrafodelista"/>
        <w:numPr>
          <w:ilvl w:val="0"/>
          <w:numId w:val="3"/>
        </w:numPr>
        <w:spacing w:line="480" w:lineRule="auto"/>
        <w:jc w:val="both"/>
        <w:rPr>
          <w:color w:val="000000" w:themeColor="text1"/>
          <w:sz w:val="24"/>
          <w:szCs w:val="24"/>
          <w:rPrChange w:id="494" w:author="Pervac" w:date="2014-08-31T23:45:00Z">
            <w:rPr>
              <w:color w:val="000000" w:themeColor="text1"/>
              <w:sz w:val="24"/>
              <w:szCs w:val="24"/>
            </w:rPr>
          </w:rPrChange>
        </w:rPr>
      </w:pPr>
      <w:r w:rsidRPr="00DC56EB">
        <w:rPr>
          <w:color w:val="000000" w:themeColor="text1"/>
          <w:sz w:val="24"/>
          <w:szCs w:val="24"/>
          <w:rPrChange w:id="495" w:author="Pervac" w:date="2014-08-31T23:45:00Z">
            <w:rPr>
              <w:color w:val="000000" w:themeColor="text1"/>
              <w:sz w:val="24"/>
              <w:szCs w:val="24"/>
            </w:rPr>
          </w:rPrChange>
        </w:rPr>
        <w:t xml:space="preserve">El sistema debe </w:t>
      </w:r>
      <w:r w:rsidR="00255E17" w:rsidRPr="00DC56EB">
        <w:rPr>
          <w:color w:val="000000" w:themeColor="text1"/>
          <w:sz w:val="24"/>
          <w:szCs w:val="24"/>
          <w:rPrChange w:id="496" w:author="Pervac" w:date="2014-08-31T23:45:00Z">
            <w:rPr>
              <w:color w:val="000000" w:themeColor="text1"/>
              <w:sz w:val="24"/>
              <w:szCs w:val="24"/>
            </w:rPr>
          </w:rPrChange>
        </w:rPr>
        <w:t xml:space="preserve">permitir registrar los datos </w:t>
      </w:r>
      <w:r w:rsidR="000473F8" w:rsidRPr="00DC56EB">
        <w:rPr>
          <w:color w:val="000000" w:themeColor="text1"/>
          <w:sz w:val="24"/>
          <w:szCs w:val="24"/>
          <w:rPrChange w:id="497" w:author="Pervac" w:date="2014-08-31T23:45:00Z">
            <w:rPr>
              <w:color w:val="000000" w:themeColor="text1"/>
              <w:sz w:val="24"/>
              <w:szCs w:val="24"/>
            </w:rPr>
          </w:rPrChange>
        </w:rPr>
        <w:t>de los colaboradores</w:t>
      </w:r>
      <w:r w:rsidR="00B61F8C" w:rsidRPr="00DC56EB">
        <w:rPr>
          <w:color w:val="000000" w:themeColor="text1"/>
          <w:sz w:val="24"/>
          <w:szCs w:val="24"/>
          <w:rPrChange w:id="498" w:author="Pervac" w:date="2014-08-31T23:45:00Z">
            <w:rPr>
              <w:color w:val="000000" w:themeColor="text1"/>
              <w:sz w:val="24"/>
              <w:szCs w:val="24"/>
            </w:rPr>
          </w:rPrChange>
        </w:rPr>
        <w:t xml:space="preserve"> (</w:t>
      </w:r>
      <w:r w:rsidR="00255E17" w:rsidRPr="00DC56EB">
        <w:rPr>
          <w:color w:val="000000" w:themeColor="text1"/>
          <w:sz w:val="24"/>
          <w:szCs w:val="24"/>
          <w:rPrChange w:id="499" w:author="Pervac" w:date="2014-08-31T23:45:00Z">
            <w:rPr>
              <w:color w:val="000000" w:themeColor="text1"/>
              <w:sz w:val="24"/>
              <w:szCs w:val="24"/>
            </w:rPr>
          </w:rPrChange>
        </w:rPr>
        <w:t xml:space="preserve">Operador de equipo pesado) y emitir un </w:t>
      </w:r>
      <w:proofErr w:type="spellStart"/>
      <w:r w:rsidR="00255E17" w:rsidRPr="00DC56EB">
        <w:rPr>
          <w:color w:val="000000" w:themeColor="text1"/>
          <w:sz w:val="24"/>
          <w:szCs w:val="24"/>
          <w:rPrChange w:id="500" w:author="Pervac" w:date="2014-08-31T23:45:00Z">
            <w:rPr>
              <w:color w:val="000000" w:themeColor="text1"/>
              <w:sz w:val="24"/>
              <w:szCs w:val="24"/>
            </w:rPr>
          </w:rPrChange>
        </w:rPr>
        <w:t>fotocheck</w:t>
      </w:r>
      <w:proofErr w:type="spellEnd"/>
      <w:r w:rsidR="00255E17" w:rsidRPr="00DC56EB">
        <w:rPr>
          <w:color w:val="000000" w:themeColor="text1"/>
          <w:sz w:val="24"/>
          <w:szCs w:val="24"/>
          <w:rPrChange w:id="501" w:author="Pervac" w:date="2014-08-31T23:45:00Z">
            <w:rPr>
              <w:color w:val="000000" w:themeColor="text1"/>
              <w:sz w:val="24"/>
              <w:szCs w:val="24"/>
            </w:rPr>
          </w:rPrChange>
        </w:rPr>
        <w:t xml:space="preserve"> para poder acceder al depósito de </w:t>
      </w:r>
      <w:r w:rsidR="00255E17" w:rsidRPr="00DC56EB">
        <w:rPr>
          <w:color w:val="000000" w:themeColor="text1"/>
          <w:sz w:val="24"/>
          <w:szCs w:val="24"/>
          <w:rPrChange w:id="502" w:author="Pervac" w:date="2014-08-31T23:45:00Z">
            <w:rPr>
              <w:color w:val="000000" w:themeColor="text1"/>
              <w:sz w:val="24"/>
              <w:szCs w:val="24"/>
            </w:rPr>
          </w:rPrChange>
        </w:rPr>
        <w:lastRenderedPageBreak/>
        <w:t xml:space="preserve">combustible, para que el colaborador pueda abastecer de combustible su </w:t>
      </w:r>
      <w:r w:rsidR="008D02E4" w:rsidRPr="00DC56EB">
        <w:rPr>
          <w:color w:val="000000" w:themeColor="text1"/>
          <w:sz w:val="24"/>
          <w:szCs w:val="24"/>
          <w:rPrChange w:id="503" w:author="Pervac" w:date="2014-08-31T23:45:00Z">
            <w:rPr>
              <w:color w:val="000000" w:themeColor="text1"/>
              <w:sz w:val="24"/>
              <w:szCs w:val="24"/>
            </w:rPr>
          </w:rPrChange>
        </w:rPr>
        <w:t>vehículo</w:t>
      </w:r>
      <w:r w:rsidRPr="00DC56EB">
        <w:rPr>
          <w:color w:val="000000" w:themeColor="text1"/>
          <w:sz w:val="24"/>
          <w:szCs w:val="24"/>
          <w:rPrChange w:id="504" w:author="Pervac" w:date="2014-08-31T23:45:00Z">
            <w:rPr>
              <w:color w:val="000000" w:themeColor="text1"/>
              <w:sz w:val="24"/>
              <w:szCs w:val="24"/>
            </w:rPr>
          </w:rPrChange>
        </w:rPr>
        <w:t>.</w:t>
      </w:r>
    </w:p>
    <w:p w:rsidR="00255E17" w:rsidRPr="00DC56EB" w:rsidRDefault="00255E17" w:rsidP="00B61F8C">
      <w:pPr>
        <w:pStyle w:val="Prrafodelista"/>
        <w:spacing w:line="480" w:lineRule="auto"/>
        <w:jc w:val="both"/>
        <w:rPr>
          <w:color w:val="000000" w:themeColor="text1"/>
          <w:sz w:val="24"/>
          <w:szCs w:val="24"/>
          <w:rPrChange w:id="505" w:author="Pervac" w:date="2014-08-31T23:45:00Z">
            <w:rPr>
              <w:color w:val="000000" w:themeColor="text1"/>
              <w:sz w:val="24"/>
              <w:szCs w:val="24"/>
            </w:rPr>
          </w:rPrChange>
        </w:rPr>
      </w:pPr>
    </w:p>
    <w:p w:rsidR="00255E17" w:rsidRPr="00DC56EB" w:rsidRDefault="00255E17" w:rsidP="00B61F8C">
      <w:pPr>
        <w:pStyle w:val="Prrafodelista"/>
        <w:numPr>
          <w:ilvl w:val="0"/>
          <w:numId w:val="3"/>
        </w:numPr>
        <w:spacing w:line="480" w:lineRule="auto"/>
        <w:jc w:val="both"/>
        <w:rPr>
          <w:color w:val="000000" w:themeColor="text1"/>
          <w:sz w:val="24"/>
          <w:szCs w:val="24"/>
          <w:rPrChange w:id="506" w:author="Pervac" w:date="2014-08-31T23:45:00Z">
            <w:rPr>
              <w:color w:val="000000" w:themeColor="text1"/>
              <w:sz w:val="24"/>
              <w:szCs w:val="24"/>
            </w:rPr>
          </w:rPrChange>
        </w:rPr>
      </w:pPr>
      <w:r w:rsidRPr="00DC56EB">
        <w:rPr>
          <w:color w:val="000000" w:themeColor="text1"/>
          <w:sz w:val="24"/>
          <w:szCs w:val="24"/>
          <w:rPrChange w:id="507" w:author="Pervac" w:date="2014-08-31T23:45:00Z">
            <w:rPr>
              <w:color w:val="000000" w:themeColor="text1"/>
              <w:sz w:val="24"/>
              <w:szCs w:val="24"/>
            </w:rPr>
          </w:rPrChange>
        </w:rPr>
        <w:t>El software debe contar con un usuario administrador que permita otorgar el acceso al depósito de combustible para que el colaborador pueda abastecerse de combustible.</w:t>
      </w:r>
    </w:p>
    <w:p w:rsidR="00255E17" w:rsidRPr="00DC56EB" w:rsidRDefault="00255E17" w:rsidP="00B61F8C">
      <w:pPr>
        <w:pStyle w:val="Prrafodelista"/>
        <w:spacing w:line="480" w:lineRule="auto"/>
        <w:jc w:val="both"/>
        <w:rPr>
          <w:color w:val="000000" w:themeColor="text1"/>
          <w:sz w:val="24"/>
          <w:szCs w:val="24"/>
          <w:rPrChange w:id="508" w:author="Pervac" w:date="2014-08-31T23:45:00Z">
            <w:rPr>
              <w:color w:val="000000" w:themeColor="text1"/>
              <w:sz w:val="24"/>
              <w:szCs w:val="24"/>
            </w:rPr>
          </w:rPrChange>
        </w:rPr>
      </w:pPr>
    </w:p>
    <w:p w:rsidR="00255E17" w:rsidRPr="00DC56EB" w:rsidRDefault="00255E17" w:rsidP="00B61F8C">
      <w:pPr>
        <w:pStyle w:val="Prrafodelista"/>
        <w:numPr>
          <w:ilvl w:val="0"/>
          <w:numId w:val="3"/>
        </w:numPr>
        <w:spacing w:line="480" w:lineRule="auto"/>
        <w:jc w:val="both"/>
        <w:rPr>
          <w:color w:val="000000" w:themeColor="text1"/>
          <w:sz w:val="24"/>
          <w:szCs w:val="24"/>
          <w:rPrChange w:id="509" w:author="Pervac" w:date="2014-08-31T23:45:00Z">
            <w:rPr>
              <w:color w:val="000000" w:themeColor="text1"/>
              <w:sz w:val="24"/>
              <w:szCs w:val="24"/>
            </w:rPr>
          </w:rPrChange>
        </w:rPr>
      </w:pPr>
      <w:r w:rsidRPr="00DC56EB">
        <w:rPr>
          <w:color w:val="000000" w:themeColor="text1"/>
          <w:sz w:val="24"/>
          <w:szCs w:val="24"/>
          <w:rPrChange w:id="510" w:author="Pervac" w:date="2014-08-31T23:45:00Z">
            <w:rPr>
              <w:color w:val="000000" w:themeColor="text1"/>
              <w:sz w:val="24"/>
              <w:szCs w:val="24"/>
            </w:rPr>
          </w:rPrChange>
        </w:rPr>
        <w:t>El abastecimiento de combustible debe poder realizarse mediante un código otorgado por el administrador del sistema al colaborador(Operador de equipo pesado)</w:t>
      </w:r>
    </w:p>
    <w:p w:rsidR="00255E17" w:rsidRPr="00DC56EB" w:rsidRDefault="00255E17" w:rsidP="00B61F8C">
      <w:pPr>
        <w:pStyle w:val="Prrafodelista"/>
        <w:spacing w:line="480" w:lineRule="auto"/>
        <w:jc w:val="both"/>
        <w:rPr>
          <w:color w:val="000000" w:themeColor="text1"/>
          <w:sz w:val="24"/>
          <w:szCs w:val="24"/>
          <w:rPrChange w:id="511" w:author="Pervac" w:date="2014-08-31T23:45:00Z">
            <w:rPr>
              <w:color w:val="000000" w:themeColor="text1"/>
              <w:sz w:val="24"/>
              <w:szCs w:val="24"/>
            </w:rPr>
          </w:rPrChange>
        </w:rPr>
      </w:pPr>
    </w:p>
    <w:p w:rsidR="00970F22" w:rsidRPr="00DC56EB" w:rsidRDefault="000C45FA" w:rsidP="00B61F8C">
      <w:pPr>
        <w:pStyle w:val="Prrafodelista"/>
        <w:numPr>
          <w:ilvl w:val="0"/>
          <w:numId w:val="3"/>
        </w:numPr>
        <w:spacing w:line="480" w:lineRule="auto"/>
        <w:jc w:val="both"/>
        <w:rPr>
          <w:color w:val="000000" w:themeColor="text1"/>
          <w:sz w:val="24"/>
          <w:szCs w:val="24"/>
          <w:rPrChange w:id="512" w:author="Pervac" w:date="2014-08-31T23:45:00Z">
            <w:rPr>
              <w:color w:val="000000" w:themeColor="text1"/>
              <w:sz w:val="24"/>
              <w:szCs w:val="24"/>
            </w:rPr>
          </w:rPrChange>
        </w:rPr>
      </w:pPr>
      <w:r w:rsidRPr="00DC56EB">
        <w:rPr>
          <w:color w:val="000000" w:themeColor="text1"/>
          <w:sz w:val="24"/>
          <w:szCs w:val="24"/>
          <w:rPrChange w:id="513" w:author="Pervac" w:date="2014-08-31T23:45:00Z">
            <w:rPr>
              <w:color w:val="000000" w:themeColor="text1"/>
              <w:sz w:val="24"/>
              <w:szCs w:val="24"/>
            </w:rPr>
          </w:rPrChange>
        </w:rPr>
        <w:t>El sistema debe permitir a</w:t>
      </w:r>
      <w:r w:rsidR="00255E17" w:rsidRPr="00DC56EB">
        <w:rPr>
          <w:color w:val="000000" w:themeColor="text1"/>
          <w:sz w:val="24"/>
          <w:szCs w:val="24"/>
          <w:rPrChange w:id="514" w:author="Pervac" w:date="2014-08-31T23:45:00Z">
            <w:rPr>
              <w:color w:val="000000" w:themeColor="text1"/>
              <w:sz w:val="24"/>
              <w:szCs w:val="24"/>
            </w:rPr>
          </w:rPrChange>
        </w:rPr>
        <w:t>l usuario administrador</w:t>
      </w:r>
      <w:r w:rsidRPr="00DC56EB">
        <w:rPr>
          <w:color w:val="000000" w:themeColor="text1"/>
          <w:sz w:val="24"/>
          <w:szCs w:val="24"/>
          <w:rPrChange w:id="515" w:author="Pervac" w:date="2014-08-31T23:45:00Z">
            <w:rPr>
              <w:color w:val="000000" w:themeColor="text1"/>
              <w:sz w:val="24"/>
              <w:szCs w:val="24"/>
            </w:rPr>
          </w:rPrChange>
        </w:rPr>
        <w:t xml:space="preserve"> buscar y consultar la información </w:t>
      </w:r>
      <w:r w:rsidR="00255E17" w:rsidRPr="00DC56EB">
        <w:rPr>
          <w:color w:val="000000" w:themeColor="text1"/>
          <w:sz w:val="24"/>
          <w:szCs w:val="24"/>
          <w:rPrChange w:id="516" w:author="Pervac" w:date="2014-08-31T23:45:00Z">
            <w:rPr>
              <w:color w:val="000000" w:themeColor="text1"/>
              <w:sz w:val="24"/>
              <w:szCs w:val="24"/>
            </w:rPr>
          </w:rPrChange>
        </w:rPr>
        <w:t xml:space="preserve">de ingresos y salida del depósito de combustible por </w:t>
      </w:r>
      <w:r w:rsidR="000434AD" w:rsidRPr="00DC56EB">
        <w:rPr>
          <w:color w:val="000000" w:themeColor="text1"/>
          <w:sz w:val="24"/>
          <w:szCs w:val="24"/>
          <w:rPrChange w:id="517" w:author="Pervac" w:date="2014-08-31T23:45:00Z">
            <w:rPr>
              <w:color w:val="000000" w:themeColor="text1"/>
              <w:sz w:val="24"/>
              <w:szCs w:val="24"/>
            </w:rPr>
          </w:rPrChange>
        </w:rPr>
        <w:t>colaborador (</w:t>
      </w:r>
      <w:r w:rsidR="00255E17" w:rsidRPr="00DC56EB">
        <w:rPr>
          <w:color w:val="000000" w:themeColor="text1"/>
          <w:sz w:val="24"/>
          <w:szCs w:val="24"/>
          <w:rPrChange w:id="518" w:author="Pervac" w:date="2014-08-31T23:45:00Z">
            <w:rPr>
              <w:color w:val="000000" w:themeColor="text1"/>
              <w:sz w:val="24"/>
              <w:szCs w:val="24"/>
            </w:rPr>
          </w:rPrChange>
        </w:rPr>
        <w:t>Operador de equipo pesado).</w:t>
      </w:r>
      <w:r w:rsidR="00641E7A" w:rsidRPr="00DC56EB">
        <w:rPr>
          <w:color w:val="000000" w:themeColor="text1"/>
          <w:sz w:val="24"/>
          <w:szCs w:val="24"/>
          <w:rPrChange w:id="519" w:author="Pervac" w:date="2014-08-31T23:45:00Z">
            <w:rPr>
              <w:color w:val="000000" w:themeColor="text1"/>
              <w:sz w:val="24"/>
              <w:szCs w:val="24"/>
            </w:rPr>
          </w:rPrChange>
        </w:rPr>
        <w:t xml:space="preserve"> </w:t>
      </w:r>
      <w:r w:rsidR="00970F22" w:rsidRPr="00DC56EB">
        <w:rPr>
          <w:color w:val="000000" w:themeColor="text1"/>
          <w:sz w:val="24"/>
          <w:szCs w:val="24"/>
          <w:rPrChange w:id="520" w:author="Pervac" w:date="2014-08-31T23:45:00Z">
            <w:rPr>
              <w:color w:val="000000" w:themeColor="text1"/>
              <w:sz w:val="24"/>
              <w:szCs w:val="24"/>
            </w:rPr>
          </w:rPrChange>
        </w:rPr>
        <w:t xml:space="preserve">El sistema  debe realizar la captura de video y foto de la distribución de combustible </w:t>
      </w:r>
    </w:p>
    <w:p w:rsidR="00970F22" w:rsidRPr="00DC56EB" w:rsidRDefault="00970F22" w:rsidP="00B61F8C">
      <w:pPr>
        <w:pStyle w:val="Prrafodelista"/>
        <w:spacing w:line="480" w:lineRule="auto"/>
        <w:rPr>
          <w:color w:val="000000" w:themeColor="text1"/>
          <w:sz w:val="24"/>
          <w:szCs w:val="24"/>
          <w:rPrChange w:id="521" w:author="Pervac" w:date="2014-08-31T23:45:00Z">
            <w:rPr>
              <w:color w:val="000000" w:themeColor="text1"/>
              <w:sz w:val="24"/>
              <w:szCs w:val="24"/>
            </w:rPr>
          </w:rPrChange>
        </w:rPr>
      </w:pPr>
    </w:p>
    <w:p w:rsidR="00970F22" w:rsidRPr="00DC56EB" w:rsidRDefault="00970F22" w:rsidP="00B61F8C">
      <w:pPr>
        <w:pStyle w:val="Prrafodelista"/>
        <w:numPr>
          <w:ilvl w:val="0"/>
          <w:numId w:val="3"/>
        </w:numPr>
        <w:spacing w:line="480" w:lineRule="auto"/>
        <w:jc w:val="both"/>
        <w:rPr>
          <w:color w:val="000000" w:themeColor="text1"/>
          <w:sz w:val="24"/>
          <w:szCs w:val="24"/>
          <w:rPrChange w:id="522" w:author="Pervac" w:date="2014-08-31T23:45:00Z">
            <w:rPr>
              <w:color w:val="000000" w:themeColor="text1"/>
              <w:sz w:val="24"/>
              <w:szCs w:val="24"/>
            </w:rPr>
          </w:rPrChange>
        </w:rPr>
      </w:pPr>
      <w:r w:rsidRPr="00DC56EB">
        <w:rPr>
          <w:color w:val="000000" w:themeColor="text1"/>
          <w:sz w:val="24"/>
          <w:szCs w:val="24"/>
          <w:rPrChange w:id="523" w:author="Pervac" w:date="2014-08-31T23:45:00Z">
            <w:rPr>
              <w:color w:val="000000" w:themeColor="text1"/>
              <w:sz w:val="24"/>
              <w:szCs w:val="24"/>
            </w:rPr>
          </w:rPrChange>
        </w:rPr>
        <w:t>El sistema debe cumplir las medidas de seguridad de las instalaciones, es decir no puede haber una distancia menor a 50m desde las instalaciones del servidor a los dispositivos de captura y sensores.</w:t>
      </w:r>
    </w:p>
    <w:p w:rsidR="00970F22" w:rsidRPr="00DC56EB" w:rsidRDefault="00970F22" w:rsidP="00B61F8C">
      <w:pPr>
        <w:pStyle w:val="Prrafodelista"/>
        <w:spacing w:line="480" w:lineRule="auto"/>
        <w:rPr>
          <w:color w:val="000000" w:themeColor="text1"/>
          <w:sz w:val="24"/>
          <w:szCs w:val="24"/>
          <w:rPrChange w:id="524" w:author="Pervac" w:date="2014-08-31T23:45:00Z">
            <w:rPr>
              <w:color w:val="000000" w:themeColor="text1"/>
              <w:sz w:val="24"/>
              <w:szCs w:val="24"/>
            </w:rPr>
          </w:rPrChange>
        </w:rPr>
      </w:pPr>
    </w:p>
    <w:p w:rsidR="00970F22" w:rsidRPr="00DC56EB" w:rsidRDefault="00970F22" w:rsidP="00B61F8C">
      <w:pPr>
        <w:pStyle w:val="Prrafodelista"/>
        <w:numPr>
          <w:ilvl w:val="0"/>
          <w:numId w:val="3"/>
        </w:numPr>
        <w:spacing w:line="480" w:lineRule="auto"/>
        <w:jc w:val="both"/>
        <w:rPr>
          <w:color w:val="000000" w:themeColor="text1"/>
          <w:sz w:val="24"/>
          <w:szCs w:val="24"/>
          <w:rPrChange w:id="525" w:author="Pervac" w:date="2014-08-31T23:45:00Z">
            <w:rPr>
              <w:color w:val="000000" w:themeColor="text1"/>
              <w:sz w:val="24"/>
              <w:szCs w:val="24"/>
            </w:rPr>
          </w:rPrChange>
        </w:rPr>
      </w:pPr>
      <w:r w:rsidRPr="00DC56EB">
        <w:rPr>
          <w:color w:val="000000" w:themeColor="text1"/>
          <w:sz w:val="24"/>
          <w:szCs w:val="24"/>
          <w:rPrChange w:id="526" w:author="Pervac" w:date="2014-08-31T23:45:00Z">
            <w:rPr>
              <w:color w:val="000000" w:themeColor="text1"/>
              <w:sz w:val="24"/>
              <w:szCs w:val="24"/>
            </w:rPr>
          </w:rPrChange>
        </w:rPr>
        <w:t>El sistema debe emitir una alarma en caso de incendio en el depósito de combustible.</w:t>
      </w:r>
    </w:p>
    <w:p w:rsidR="00970F22" w:rsidRPr="00DC56EB" w:rsidRDefault="00970F22" w:rsidP="00B61F8C">
      <w:pPr>
        <w:pStyle w:val="Prrafodelista"/>
        <w:spacing w:line="480" w:lineRule="auto"/>
        <w:jc w:val="both"/>
        <w:rPr>
          <w:color w:val="000000" w:themeColor="text1"/>
          <w:sz w:val="24"/>
          <w:szCs w:val="24"/>
          <w:rPrChange w:id="527" w:author="Pervac" w:date="2014-08-31T23:45:00Z">
            <w:rPr>
              <w:color w:val="000000" w:themeColor="text1"/>
              <w:sz w:val="24"/>
              <w:szCs w:val="24"/>
            </w:rPr>
          </w:rPrChange>
        </w:rPr>
      </w:pPr>
    </w:p>
    <w:p w:rsidR="00F17D6D" w:rsidRPr="00DC56EB" w:rsidRDefault="00B61F8C" w:rsidP="00185100">
      <w:pPr>
        <w:pStyle w:val="Ttulo2"/>
        <w:rPr>
          <w:szCs w:val="24"/>
          <w:rPrChange w:id="528" w:author="Pervac" w:date="2014-08-31T23:45:00Z">
            <w:rPr>
              <w:szCs w:val="24"/>
            </w:rPr>
          </w:rPrChange>
        </w:rPr>
      </w:pPr>
      <w:bookmarkStart w:id="529" w:name="_Toc396406883"/>
      <w:r w:rsidRPr="00DC56EB">
        <w:rPr>
          <w:szCs w:val="24"/>
          <w:rPrChange w:id="530" w:author="Pervac" w:date="2014-08-31T23:45:00Z">
            <w:rPr>
              <w:szCs w:val="24"/>
            </w:rPr>
          </w:rPrChange>
        </w:rPr>
        <w:lastRenderedPageBreak/>
        <w:t xml:space="preserve">1.3.2 </w:t>
      </w:r>
      <w:r w:rsidR="003C4C48" w:rsidRPr="00DC56EB">
        <w:rPr>
          <w:szCs w:val="24"/>
          <w:rPrChange w:id="531" w:author="Pervac" w:date="2014-08-31T23:45:00Z">
            <w:rPr>
              <w:szCs w:val="24"/>
            </w:rPr>
          </w:rPrChange>
        </w:rPr>
        <w:t>Requ</w:t>
      </w:r>
      <w:r w:rsidRPr="00DC56EB">
        <w:rPr>
          <w:szCs w:val="24"/>
          <w:rPrChange w:id="532" w:author="Pervac" w:date="2014-08-31T23:45:00Z">
            <w:rPr>
              <w:szCs w:val="24"/>
            </w:rPr>
          </w:rPrChange>
        </w:rPr>
        <w:t>erimientos</w:t>
      </w:r>
      <w:r w:rsidR="003C4C48" w:rsidRPr="00DC56EB">
        <w:rPr>
          <w:szCs w:val="24"/>
          <w:rPrChange w:id="533" w:author="Pervac" w:date="2014-08-31T23:45:00Z">
            <w:rPr>
              <w:szCs w:val="24"/>
            </w:rPr>
          </w:rPrChange>
        </w:rPr>
        <w:t xml:space="preserve"> no funcionales.</w:t>
      </w:r>
      <w:bookmarkEnd w:id="529"/>
    </w:p>
    <w:p w:rsidR="008D02E4" w:rsidRPr="00DC56EB" w:rsidRDefault="008D02E4" w:rsidP="008D02E4">
      <w:pPr>
        <w:rPr>
          <w:color w:val="000000" w:themeColor="text1"/>
          <w:rPrChange w:id="534" w:author="Pervac" w:date="2014-08-31T23:45:00Z">
            <w:rPr>
              <w:color w:val="000000" w:themeColor="text1"/>
            </w:rPr>
          </w:rPrChange>
        </w:rPr>
      </w:pPr>
    </w:p>
    <w:p w:rsidR="00DB256A" w:rsidRPr="00DC56EB" w:rsidRDefault="00DB256A" w:rsidP="00B61F8C">
      <w:pPr>
        <w:pStyle w:val="Prrafodelista"/>
        <w:numPr>
          <w:ilvl w:val="0"/>
          <w:numId w:val="1"/>
        </w:numPr>
        <w:spacing w:line="480" w:lineRule="auto"/>
        <w:jc w:val="both"/>
        <w:rPr>
          <w:color w:val="000000" w:themeColor="text1"/>
          <w:sz w:val="24"/>
          <w:szCs w:val="24"/>
          <w:rPrChange w:id="535" w:author="Pervac" w:date="2014-08-31T23:45:00Z">
            <w:rPr>
              <w:color w:val="000000" w:themeColor="text1"/>
              <w:sz w:val="24"/>
              <w:szCs w:val="24"/>
            </w:rPr>
          </w:rPrChange>
        </w:rPr>
      </w:pPr>
      <w:r w:rsidRPr="00DC56EB">
        <w:rPr>
          <w:color w:val="000000" w:themeColor="text1"/>
          <w:sz w:val="24"/>
          <w:szCs w:val="24"/>
          <w:rPrChange w:id="536" w:author="Pervac" w:date="2014-08-31T23:45:00Z">
            <w:rPr>
              <w:color w:val="000000" w:themeColor="text1"/>
              <w:sz w:val="24"/>
              <w:szCs w:val="24"/>
            </w:rPr>
          </w:rPrChange>
        </w:rPr>
        <w:t xml:space="preserve">La búsqueda de información no debe tardar </w:t>
      </w:r>
      <w:proofErr w:type="spellStart"/>
      <w:proofErr w:type="gramStart"/>
      <w:r w:rsidRPr="00DC56EB">
        <w:rPr>
          <w:color w:val="000000" w:themeColor="text1"/>
          <w:sz w:val="24"/>
          <w:szCs w:val="24"/>
          <w:rPrChange w:id="537" w:author="Pervac" w:date="2014-08-31T23:45:00Z">
            <w:rPr>
              <w:color w:val="000000" w:themeColor="text1"/>
              <w:sz w:val="24"/>
              <w:szCs w:val="24"/>
            </w:rPr>
          </w:rPrChange>
        </w:rPr>
        <w:t>mas</w:t>
      </w:r>
      <w:proofErr w:type="spellEnd"/>
      <w:proofErr w:type="gramEnd"/>
      <w:r w:rsidRPr="00DC56EB">
        <w:rPr>
          <w:color w:val="000000" w:themeColor="text1"/>
          <w:sz w:val="24"/>
          <w:szCs w:val="24"/>
          <w:rPrChange w:id="538" w:author="Pervac" w:date="2014-08-31T23:45:00Z">
            <w:rPr>
              <w:color w:val="000000" w:themeColor="text1"/>
              <w:sz w:val="24"/>
              <w:szCs w:val="24"/>
            </w:rPr>
          </w:rPrChange>
        </w:rPr>
        <w:t xml:space="preserve"> de cinco segundos.</w:t>
      </w:r>
    </w:p>
    <w:p w:rsidR="000C45FA" w:rsidRPr="00DC56EB" w:rsidRDefault="000C45FA" w:rsidP="00B61F8C">
      <w:pPr>
        <w:pStyle w:val="Prrafodelista"/>
        <w:numPr>
          <w:ilvl w:val="0"/>
          <w:numId w:val="1"/>
        </w:numPr>
        <w:spacing w:line="480" w:lineRule="auto"/>
        <w:jc w:val="both"/>
        <w:rPr>
          <w:color w:val="000000" w:themeColor="text1"/>
          <w:sz w:val="24"/>
          <w:szCs w:val="24"/>
          <w:rPrChange w:id="539" w:author="Pervac" w:date="2014-08-31T23:45:00Z">
            <w:rPr>
              <w:color w:val="000000" w:themeColor="text1"/>
              <w:sz w:val="24"/>
              <w:szCs w:val="24"/>
            </w:rPr>
          </w:rPrChange>
        </w:rPr>
      </w:pPr>
      <w:r w:rsidRPr="00DC56EB">
        <w:rPr>
          <w:color w:val="000000" w:themeColor="text1"/>
          <w:sz w:val="24"/>
          <w:szCs w:val="24"/>
          <w:rPrChange w:id="540" w:author="Pervac" w:date="2014-08-31T23:45:00Z">
            <w:rPr>
              <w:color w:val="000000" w:themeColor="text1"/>
              <w:sz w:val="24"/>
              <w:szCs w:val="24"/>
            </w:rPr>
          </w:rPrChange>
        </w:rPr>
        <w:t>Si se supera este plazo, el sistema detiene la búsqueda y muestra los</w:t>
      </w:r>
      <w:r w:rsidR="00DB256A" w:rsidRPr="00DC56EB">
        <w:rPr>
          <w:color w:val="000000" w:themeColor="text1"/>
          <w:sz w:val="24"/>
          <w:szCs w:val="24"/>
          <w:rPrChange w:id="541" w:author="Pervac" w:date="2014-08-31T23:45:00Z">
            <w:rPr>
              <w:color w:val="000000" w:themeColor="text1"/>
              <w:sz w:val="24"/>
              <w:szCs w:val="24"/>
            </w:rPr>
          </w:rPrChange>
        </w:rPr>
        <w:t xml:space="preserve"> </w:t>
      </w:r>
      <w:r w:rsidRPr="00DC56EB">
        <w:rPr>
          <w:color w:val="000000" w:themeColor="text1"/>
          <w:sz w:val="24"/>
          <w:szCs w:val="24"/>
          <w:rPrChange w:id="542" w:author="Pervac" w:date="2014-08-31T23:45:00Z">
            <w:rPr>
              <w:color w:val="000000" w:themeColor="text1"/>
              <w:sz w:val="24"/>
              <w:szCs w:val="24"/>
            </w:rPr>
          </w:rPrChange>
        </w:rPr>
        <w:t>resultados encontrados.</w:t>
      </w:r>
    </w:p>
    <w:p w:rsidR="00DB256A" w:rsidRPr="00DC56EB" w:rsidRDefault="00DB256A" w:rsidP="00B61F8C">
      <w:pPr>
        <w:pStyle w:val="Prrafodelista"/>
        <w:numPr>
          <w:ilvl w:val="0"/>
          <w:numId w:val="1"/>
        </w:numPr>
        <w:spacing w:line="480" w:lineRule="auto"/>
        <w:jc w:val="both"/>
        <w:rPr>
          <w:color w:val="000000" w:themeColor="text1"/>
          <w:sz w:val="24"/>
          <w:szCs w:val="24"/>
          <w:rPrChange w:id="543" w:author="Pervac" w:date="2014-08-31T23:45:00Z">
            <w:rPr>
              <w:color w:val="000000" w:themeColor="text1"/>
              <w:sz w:val="24"/>
              <w:szCs w:val="24"/>
            </w:rPr>
          </w:rPrChange>
        </w:rPr>
      </w:pPr>
      <w:r w:rsidRPr="00DC56EB">
        <w:rPr>
          <w:color w:val="000000" w:themeColor="text1"/>
          <w:sz w:val="24"/>
          <w:szCs w:val="24"/>
          <w:rPrChange w:id="544" w:author="Pervac" w:date="2014-08-31T23:45:00Z">
            <w:rPr>
              <w:color w:val="000000" w:themeColor="text1"/>
              <w:sz w:val="24"/>
              <w:szCs w:val="24"/>
            </w:rPr>
          </w:rPrChange>
        </w:rPr>
        <w:t xml:space="preserve">La captura de los sensores no debe tardar </w:t>
      </w:r>
      <w:proofErr w:type="spellStart"/>
      <w:proofErr w:type="gramStart"/>
      <w:r w:rsidRPr="00DC56EB">
        <w:rPr>
          <w:color w:val="000000" w:themeColor="text1"/>
          <w:sz w:val="24"/>
          <w:szCs w:val="24"/>
          <w:rPrChange w:id="545" w:author="Pervac" w:date="2014-08-31T23:45:00Z">
            <w:rPr>
              <w:color w:val="000000" w:themeColor="text1"/>
              <w:sz w:val="24"/>
              <w:szCs w:val="24"/>
            </w:rPr>
          </w:rPrChange>
        </w:rPr>
        <w:t>mas</w:t>
      </w:r>
      <w:proofErr w:type="spellEnd"/>
      <w:proofErr w:type="gramEnd"/>
      <w:r w:rsidRPr="00DC56EB">
        <w:rPr>
          <w:color w:val="000000" w:themeColor="text1"/>
          <w:sz w:val="24"/>
          <w:szCs w:val="24"/>
          <w:rPrChange w:id="546" w:author="Pervac" w:date="2014-08-31T23:45:00Z">
            <w:rPr>
              <w:color w:val="000000" w:themeColor="text1"/>
              <w:sz w:val="24"/>
              <w:szCs w:val="24"/>
            </w:rPr>
          </w:rPrChange>
        </w:rPr>
        <w:t xml:space="preserve"> de 2 segundos.</w:t>
      </w:r>
    </w:p>
    <w:p w:rsidR="00281306" w:rsidRPr="00DC56EB" w:rsidRDefault="00281306" w:rsidP="00281306">
      <w:pPr>
        <w:spacing w:line="480" w:lineRule="auto"/>
        <w:jc w:val="both"/>
        <w:rPr>
          <w:color w:val="000000" w:themeColor="text1"/>
          <w:sz w:val="24"/>
          <w:szCs w:val="24"/>
          <w:rPrChange w:id="547" w:author="Pervac" w:date="2014-08-31T23:45:00Z">
            <w:rPr>
              <w:color w:val="000000" w:themeColor="text1"/>
              <w:sz w:val="24"/>
              <w:szCs w:val="24"/>
            </w:rPr>
          </w:rPrChange>
        </w:rPr>
      </w:pPr>
    </w:p>
    <w:p w:rsidR="00281306" w:rsidRPr="00DC56EB" w:rsidRDefault="00281306" w:rsidP="00832E9C">
      <w:pPr>
        <w:pStyle w:val="Ttulo1"/>
        <w:rPr>
          <w:rPrChange w:id="548" w:author="Pervac" w:date="2014-08-31T23:45:00Z">
            <w:rPr/>
          </w:rPrChange>
        </w:rPr>
      </w:pPr>
      <w:bookmarkStart w:id="549" w:name="_Toc396406884"/>
      <w:r w:rsidRPr="00DC56EB">
        <w:rPr>
          <w:rPrChange w:id="550" w:author="Pervac" w:date="2014-08-31T23:45:00Z">
            <w:rPr/>
          </w:rPrChange>
        </w:rPr>
        <w:t>1.4 Análisis de requisitos</w:t>
      </w:r>
      <w:bookmarkEnd w:id="549"/>
    </w:p>
    <w:p w:rsidR="00832E9C" w:rsidRPr="00DC56EB" w:rsidRDefault="00832E9C" w:rsidP="000B3233">
      <w:pPr>
        <w:pStyle w:val="Ttulo2"/>
        <w:rPr>
          <w:rPrChange w:id="551" w:author="Pervac" w:date="2014-08-31T23:45:00Z">
            <w:rPr/>
          </w:rPrChange>
        </w:rPr>
      </w:pPr>
      <w:bookmarkStart w:id="552" w:name="_Toc396406885"/>
      <w:r w:rsidRPr="00DC56EB">
        <w:rPr>
          <w:rPrChange w:id="553" w:author="Pervac" w:date="2014-08-31T23:45:00Z">
            <w:rPr/>
          </w:rPrChange>
        </w:rPr>
        <w:t>1.4.1 Recopilación de Requisitos</w:t>
      </w:r>
      <w:bookmarkEnd w:id="552"/>
    </w:p>
    <w:p w:rsidR="00281306" w:rsidRPr="00DC56EB" w:rsidRDefault="00832E9C" w:rsidP="000B3233">
      <w:pPr>
        <w:pStyle w:val="Ttulo2"/>
        <w:rPr>
          <w:rPrChange w:id="554" w:author="Pervac" w:date="2014-08-31T23:45:00Z">
            <w:rPr/>
          </w:rPrChange>
        </w:rPr>
      </w:pPr>
      <w:bookmarkStart w:id="555" w:name="_Toc396406886"/>
      <w:r w:rsidRPr="00DC56EB">
        <w:rPr>
          <w:rPrChange w:id="556" w:author="Pervac" w:date="2014-08-31T23:45:00Z">
            <w:rPr/>
          </w:rPrChange>
        </w:rPr>
        <w:t xml:space="preserve">1.4.2 </w:t>
      </w:r>
      <w:r w:rsidR="00281306" w:rsidRPr="00DC56EB">
        <w:rPr>
          <w:rPrChange w:id="557" w:author="Pervac" w:date="2014-08-31T23:45:00Z">
            <w:rPr/>
          </w:rPrChange>
        </w:rPr>
        <w:t>Especificación</w:t>
      </w:r>
      <w:r w:rsidRPr="00DC56EB">
        <w:rPr>
          <w:rPrChange w:id="558" w:author="Pervac" w:date="2014-08-31T23:45:00Z">
            <w:rPr/>
          </w:rPrChange>
        </w:rPr>
        <w:t xml:space="preserve"> </w:t>
      </w:r>
      <w:r w:rsidR="000B3233" w:rsidRPr="00DC56EB">
        <w:rPr>
          <w:rPrChange w:id="559" w:author="Pervac" w:date="2014-08-31T23:45:00Z">
            <w:rPr/>
          </w:rPrChange>
        </w:rPr>
        <w:t>de R</w:t>
      </w:r>
      <w:r w:rsidRPr="00DC56EB">
        <w:rPr>
          <w:rPrChange w:id="560" w:author="Pervac" w:date="2014-08-31T23:45:00Z">
            <w:rPr/>
          </w:rPrChange>
        </w:rPr>
        <w:t>equisitos</w:t>
      </w:r>
      <w:bookmarkEnd w:id="555"/>
    </w:p>
    <w:p w:rsidR="00281306" w:rsidRPr="00DC56EB" w:rsidRDefault="00832E9C" w:rsidP="000B3233">
      <w:pPr>
        <w:pStyle w:val="Ttulo2"/>
        <w:rPr>
          <w:rPrChange w:id="561" w:author="Pervac" w:date="2014-08-31T23:45:00Z">
            <w:rPr/>
          </w:rPrChange>
        </w:rPr>
      </w:pPr>
      <w:bookmarkStart w:id="562" w:name="_Toc396406887"/>
      <w:r w:rsidRPr="00DC56EB">
        <w:rPr>
          <w:rPrChange w:id="563" w:author="Pervac" w:date="2014-08-31T23:45:00Z">
            <w:rPr/>
          </w:rPrChange>
        </w:rPr>
        <w:t xml:space="preserve">1.4.2.1 </w:t>
      </w:r>
      <w:r w:rsidR="000B3233" w:rsidRPr="00DC56EB">
        <w:rPr>
          <w:rPrChange w:id="564" w:author="Pervac" w:date="2014-08-31T23:45:00Z">
            <w:rPr/>
          </w:rPrChange>
        </w:rPr>
        <w:t>Caso de U</w:t>
      </w:r>
      <w:r w:rsidR="00281306" w:rsidRPr="00DC56EB">
        <w:rPr>
          <w:rPrChange w:id="565" w:author="Pervac" w:date="2014-08-31T23:45:00Z">
            <w:rPr/>
          </w:rPrChange>
        </w:rPr>
        <w:t>so</w:t>
      </w:r>
      <w:bookmarkEnd w:id="562"/>
    </w:p>
    <w:p w:rsidR="00281306" w:rsidRPr="00DC56EB" w:rsidRDefault="00832E9C" w:rsidP="000B3233">
      <w:pPr>
        <w:pStyle w:val="Ttulo2"/>
        <w:rPr>
          <w:rPrChange w:id="566" w:author="Pervac" w:date="2014-08-31T23:45:00Z">
            <w:rPr/>
          </w:rPrChange>
        </w:rPr>
      </w:pPr>
      <w:bookmarkStart w:id="567" w:name="_Toc396406888"/>
      <w:r w:rsidRPr="00DC56EB">
        <w:rPr>
          <w:rPrChange w:id="568" w:author="Pervac" w:date="2014-08-31T23:45:00Z">
            <w:rPr/>
          </w:rPrChange>
        </w:rPr>
        <w:t xml:space="preserve">1.4.2.2 </w:t>
      </w:r>
      <w:r w:rsidR="000B3233" w:rsidRPr="00DC56EB">
        <w:rPr>
          <w:rPrChange w:id="569" w:author="Pervac" w:date="2014-08-31T23:45:00Z">
            <w:rPr/>
          </w:rPrChange>
        </w:rPr>
        <w:t>Historias de U</w:t>
      </w:r>
      <w:r w:rsidR="00281306" w:rsidRPr="00DC56EB">
        <w:rPr>
          <w:rPrChange w:id="570" w:author="Pervac" w:date="2014-08-31T23:45:00Z">
            <w:rPr/>
          </w:rPrChange>
        </w:rPr>
        <w:t>suario</w:t>
      </w:r>
      <w:bookmarkEnd w:id="567"/>
    </w:p>
    <w:p w:rsidR="00281306" w:rsidRPr="00DC56EB" w:rsidRDefault="00832E9C" w:rsidP="000B3233">
      <w:pPr>
        <w:pStyle w:val="Ttulo1"/>
        <w:rPr>
          <w:rPrChange w:id="571" w:author="Pervac" w:date="2014-08-31T23:45:00Z">
            <w:rPr/>
          </w:rPrChange>
        </w:rPr>
      </w:pPr>
      <w:bookmarkStart w:id="572" w:name="_Toc396406889"/>
      <w:r w:rsidRPr="00DC56EB">
        <w:rPr>
          <w:rPrChange w:id="573" w:author="Pervac" w:date="2014-08-31T23:45:00Z">
            <w:rPr/>
          </w:rPrChange>
        </w:rPr>
        <w:t>1.5</w:t>
      </w:r>
      <w:r w:rsidR="00281306" w:rsidRPr="00DC56EB">
        <w:rPr>
          <w:rPrChange w:id="574" w:author="Pervac" w:date="2014-08-31T23:45:00Z">
            <w:rPr/>
          </w:rPrChange>
        </w:rPr>
        <w:t xml:space="preserve"> Arquitectura</w:t>
      </w:r>
      <w:r w:rsidRPr="00DC56EB">
        <w:rPr>
          <w:rPrChange w:id="575" w:author="Pervac" w:date="2014-08-31T23:45:00Z">
            <w:rPr/>
          </w:rPrChange>
        </w:rPr>
        <w:t xml:space="preserve"> del Software</w:t>
      </w:r>
      <w:bookmarkEnd w:id="572"/>
    </w:p>
    <w:p w:rsidR="00281306" w:rsidRPr="00DC56EB" w:rsidRDefault="00832E9C" w:rsidP="000B3233">
      <w:pPr>
        <w:pStyle w:val="Ttulo2"/>
        <w:rPr>
          <w:rPrChange w:id="576" w:author="Pervac" w:date="2014-08-31T23:45:00Z">
            <w:rPr/>
          </w:rPrChange>
        </w:rPr>
      </w:pPr>
      <w:bookmarkStart w:id="577" w:name="_Toc396406890"/>
      <w:r w:rsidRPr="00DC56EB">
        <w:rPr>
          <w:rPrChange w:id="578" w:author="Pervac" w:date="2014-08-31T23:45:00Z">
            <w:rPr/>
          </w:rPrChange>
        </w:rPr>
        <w:t xml:space="preserve">1.5.1 </w:t>
      </w:r>
      <w:r w:rsidR="000B3233" w:rsidRPr="00DC56EB">
        <w:rPr>
          <w:rPrChange w:id="579" w:author="Pervac" w:date="2014-08-31T23:45:00Z">
            <w:rPr/>
          </w:rPrChange>
        </w:rPr>
        <w:t>Diagramas de C</w:t>
      </w:r>
      <w:r w:rsidR="00281306" w:rsidRPr="00DC56EB">
        <w:rPr>
          <w:rPrChange w:id="580" w:author="Pervac" w:date="2014-08-31T23:45:00Z">
            <w:rPr/>
          </w:rPrChange>
        </w:rPr>
        <w:t>lases</w:t>
      </w:r>
      <w:bookmarkEnd w:id="577"/>
    </w:p>
    <w:p w:rsidR="00281306" w:rsidRPr="00DC56EB" w:rsidRDefault="00832E9C" w:rsidP="000B3233">
      <w:pPr>
        <w:pStyle w:val="Ttulo2"/>
        <w:rPr>
          <w:rPrChange w:id="581" w:author="Pervac" w:date="2014-08-31T23:45:00Z">
            <w:rPr/>
          </w:rPrChange>
        </w:rPr>
      </w:pPr>
      <w:bookmarkStart w:id="582" w:name="_Toc396406891"/>
      <w:r w:rsidRPr="00DC56EB">
        <w:rPr>
          <w:rPrChange w:id="583" w:author="Pervac" w:date="2014-08-31T23:45:00Z">
            <w:rPr/>
          </w:rPrChange>
        </w:rPr>
        <w:t xml:space="preserve">1.5.2 </w:t>
      </w:r>
      <w:r w:rsidR="000B3233" w:rsidRPr="00DC56EB">
        <w:rPr>
          <w:rPrChange w:id="584" w:author="Pervac" w:date="2014-08-31T23:45:00Z">
            <w:rPr/>
          </w:rPrChange>
        </w:rPr>
        <w:t>Diagramas de Base de D</w:t>
      </w:r>
      <w:r w:rsidR="00281306" w:rsidRPr="00DC56EB">
        <w:rPr>
          <w:rPrChange w:id="585" w:author="Pervac" w:date="2014-08-31T23:45:00Z">
            <w:rPr/>
          </w:rPrChange>
        </w:rPr>
        <w:t>atos</w:t>
      </w:r>
      <w:bookmarkEnd w:id="582"/>
    </w:p>
    <w:p w:rsidR="000B3233" w:rsidRPr="00DC56EB" w:rsidRDefault="000B3233" w:rsidP="000B3233">
      <w:pPr>
        <w:rPr>
          <w:rPrChange w:id="586" w:author="Pervac" w:date="2014-08-31T23:45:00Z">
            <w:rPr/>
          </w:rPrChange>
        </w:rPr>
      </w:pPr>
    </w:p>
    <w:p w:rsidR="000B3233" w:rsidRPr="00DC56EB" w:rsidRDefault="000B3233" w:rsidP="000B3233">
      <w:pPr>
        <w:pStyle w:val="Ttulo2"/>
        <w:rPr>
          <w:szCs w:val="24"/>
          <w:rPrChange w:id="587" w:author="Pervac" w:date="2014-08-31T23:45:00Z">
            <w:rPr>
              <w:szCs w:val="24"/>
            </w:rPr>
          </w:rPrChange>
        </w:rPr>
      </w:pPr>
      <w:bookmarkStart w:id="588" w:name="_Toc396406892"/>
      <w:r w:rsidRPr="00DC56EB">
        <w:rPr>
          <w:szCs w:val="24"/>
          <w:rPrChange w:id="589" w:author="Pervac" w:date="2014-08-31T23:45:00Z">
            <w:rPr>
              <w:szCs w:val="24"/>
            </w:rPr>
          </w:rPrChange>
        </w:rPr>
        <w:lastRenderedPageBreak/>
        <w:t>1.5.2.1 Diagrama Lógico de la Base de datos</w:t>
      </w:r>
      <w:bookmarkEnd w:id="588"/>
    </w:p>
    <w:p w:rsidR="000B3233" w:rsidRPr="00DC56EB" w:rsidRDefault="000B3233" w:rsidP="000B3233">
      <w:pPr>
        <w:spacing w:line="480" w:lineRule="auto"/>
        <w:rPr>
          <w:color w:val="000000" w:themeColor="text1"/>
          <w:sz w:val="24"/>
          <w:szCs w:val="24"/>
        </w:rPr>
      </w:pPr>
      <w:r w:rsidRPr="00DC56EB">
        <w:rPr>
          <w:noProof/>
          <w:color w:val="000000" w:themeColor="text1"/>
          <w:sz w:val="24"/>
          <w:szCs w:val="24"/>
          <w:lang w:eastAsia="es-PE"/>
        </w:rPr>
        <w:drawing>
          <wp:inline distT="0" distB="0" distL="0" distR="0" wp14:anchorId="5D64A6B6" wp14:editId="795C7D9D">
            <wp:extent cx="5398770" cy="7410450"/>
            <wp:effectExtent l="0" t="0" r="0" b="0"/>
            <wp:docPr id="12" name="Imagen 12" descr="diagramabd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abdlogico"/>
                    <pic:cNvPicPr>
                      <a:picLocks noChangeAspect="1" noChangeArrowheads="1"/>
                    </pic:cNvPicPr>
                  </pic:nvPicPr>
                  <pic:blipFill>
                    <a:blip r:embed="rId10">
                      <a:extLst>
                        <a:ext uri="{28A0092B-C50C-407E-A947-70E740481C1C}">
                          <a14:useLocalDpi xmlns:a14="http://schemas.microsoft.com/office/drawing/2010/main" val="0"/>
                        </a:ext>
                      </a:extLst>
                    </a:blip>
                    <a:srcRect b="10802"/>
                    <a:stretch>
                      <a:fillRect/>
                    </a:stretch>
                  </pic:blipFill>
                  <pic:spPr bwMode="auto">
                    <a:xfrm>
                      <a:off x="0" y="0"/>
                      <a:ext cx="5398770" cy="7410450"/>
                    </a:xfrm>
                    <a:prstGeom prst="rect">
                      <a:avLst/>
                    </a:prstGeom>
                    <a:noFill/>
                    <a:ln>
                      <a:noFill/>
                    </a:ln>
                  </pic:spPr>
                </pic:pic>
              </a:graphicData>
            </a:graphic>
          </wp:inline>
        </w:drawing>
      </w:r>
    </w:p>
    <w:p w:rsidR="000B3233" w:rsidRPr="00DC56EB" w:rsidRDefault="000B3233" w:rsidP="000B3233">
      <w:pPr>
        <w:spacing w:line="480" w:lineRule="auto"/>
        <w:rPr>
          <w:color w:val="000000" w:themeColor="text1"/>
          <w:sz w:val="24"/>
          <w:szCs w:val="24"/>
          <w:rPrChange w:id="590" w:author="Pervac" w:date="2014-08-31T23:45:00Z">
            <w:rPr>
              <w:color w:val="000000" w:themeColor="text1"/>
              <w:sz w:val="24"/>
              <w:szCs w:val="24"/>
            </w:rPr>
          </w:rPrChange>
        </w:rPr>
      </w:pPr>
    </w:p>
    <w:p w:rsidR="000B3233" w:rsidRPr="00DC56EB" w:rsidRDefault="000B3233" w:rsidP="000B3233">
      <w:pPr>
        <w:pStyle w:val="Ttulo2"/>
        <w:rPr>
          <w:szCs w:val="24"/>
          <w:rPrChange w:id="591" w:author="Pervac" w:date="2014-08-31T23:45:00Z">
            <w:rPr>
              <w:szCs w:val="24"/>
            </w:rPr>
          </w:rPrChange>
        </w:rPr>
      </w:pPr>
      <w:bookmarkStart w:id="592" w:name="_Toc396406893"/>
      <w:r w:rsidRPr="00DC56EB">
        <w:rPr>
          <w:szCs w:val="24"/>
          <w:rPrChange w:id="593" w:author="Pervac" w:date="2014-08-31T23:45:00Z">
            <w:rPr>
              <w:szCs w:val="24"/>
            </w:rPr>
          </w:rPrChange>
        </w:rPr>
        <w:t>1.5.2.2 Script de la Base de Datos</w:t>
      </w:r>
      <w:bookmarkEnd w:id="592"/>
    </w:p>
    <w:p w:rsidR="000B3233" w:rsidRPr="00DC56EB" w:rsidRDefault="000B3233" w:rsidP="000B3233">
      <w:pPr>
        <w:spacing w:after="0" w:line="240" w:lineRule="auto"/>
        <w:rPr>
          <w:color w:val="000000" w:themeColor="text1"/>
          <w:sz w:val="24"/>
          <w:szCs w:val="24"/>
          <w:rPrChange w:id="594" w:author="Pervac" w:date="2014-08-31T23:45:00Z">
            <w:rPr>
              <w:color w:val="000000" w:themeColor="text1"/>
              <w:sz w:val="24"/>
              <w:szCs w:val="24"/>
            </w:rPr>
          </w:rPrChange>
        </w:rPr>
      </w:pPr>
      <w:r w:rsidRPr="00DC56EB">
        <w:rPr>
          <w:color w:val="000000" w:themeColor="text1"/>
          <w:sz w:val="24"/>
          <w:szCs w:val="24"/>
          <w:rPrChange w:id="595" w:author="Pervac" w:date="2014-08-31T23:45:00Z">
            <w:rPr>
              <w:color w:val="000000" w:themeColor="text1"/>
              <w:sz w:val="24"/>
              <w:szCs w:val="24"/>
            </w:rPr>
          </w:rPrChange>
        </w:rPr>
        <w:t>CREATE TABLE acceso (</w:t>
      </w:r>
    </w:p>
    <w:p w:rsidR="000B3233" w:rsidRPr="00DC56EB" w:rsidRDefault="000B3233" w:rsidP="000B3233">
      <w:pPr>
        <w:spacing w:after="0" w:line="240" w:lineRule="auto"/>
        <w:rPr>
          <w:color w:val="000000" w:themeColor="text1"/>
          <w:sz w:val="24"/>
          <w:szCs w:val="24"/>
          <w:rPrChange w:id="596" w:author="Pervac" w:date="2014-08-31T23:45:00Z">
            <w:rPr>
              <w:color w:val="000000" w:themeColor="text1"/>
              <w:sz w:val="24"/>
              <w:szCs w:val="24"/>
            </w:rPr>
          </w:rPrChange>
        </w:rPr>
      </w:pPr>
      <w:r w:rsidRPr="00DC56EB">
        <w:rPr>
          <w:color w:val="000000" w:themeColor="text1"/>
          <w:sz w:val="24"/>
          <w:szCs w:val="24"/>
          <w:rPrChange w:id="597" w:author="Pervac" w:date="2014-08-31T23:45:00Z">
            <w:rPr>
              <w:color w:val="000000" w:themeColor="text1"/>
              <w:sz w:val="24"/>
              <w:szCs w:val="24"/>
            </w:rPr>
          </w:rPrChange>
        </w:rPr>
        <w:lastRenderedPageBreak/>
        <w:t xml:space="preserve">  </w:t>
      </w:r>
      <w:proofErr w:type="spellStart"/>
      <w:proofErr w:type="gramStart"/>
      <w:r w:rsidRPr="00DC56EB">
        <w:rPr>
          <w:color w:val="000000" w:themeColor="text1"/>
          <w:sz w:val="24"/>
          <w:szCs w:val="24"/>
          <w:rPrChange w:id="598" w:author="Pervac" w:date="2014-08-31T23:45:00Z">
            <w:rPr>
              <w:color w:val="000000" w:themeColor="text1"/>
              <w:sz w:val="24"/>
              <w:szCs w:val="24"/>
            </w:rPr>
          </w:rPrChange>
        </w:rPr>
        <w:t>dni</w:t>
      </w:r>
      <w:proofErr w:type="spellEnd"/>
      <w:proofErr w:type="gramEnd"/>
      <w:r w:rsidRPr="00DC56EB">
        <w:rPr>
          <w:color w:val="000000" w:themeColor="text1"/>
          <w:sz w:val="24"/>
          <w:szCs w:val="24"/>
          <w:rPrChange w:id="599" w:author="Pervac" w:date="2014-08-31T23:45:00Z">
            <w:rPr>
              <w:color w:val="000000" w:themeColor="text1"/>
              <w:sz w:val="24"/>
              <w:szCs w:val="24"/>
            </w:rPr>
          </w:rPrChange>
        </w:rPr>
        <w:t xml:space="preserve"> varchar2(8),</w:t>
      </w:r>
    </w:p>
    <w:p w:rsidR="000B3233" w:rsidRPr="00DC56EB" w:rsidRDefault="000B3233" w:rsidP="000B3233">
      <w:pPr>
        <w:spacing w:after="0" w:line="240" w:lineRule="auto"/>
        <w:rPr>
          <w:color w:val="000000" w:themeColor="text1"/>
          <w:sz w:val="24"/>
          <w:szCs w:val="24"/>
          <w:rPrChange w:id="600" w:author="Pervac" w:date="2014-08-31T23:45:00Z">
            <w:rPr>
              <w:color w:val="000000" w:themeColor="text1"/>
              <w:sz w:val="24"/>
              <w:szCs w:val="24"/>
            </w:rPr>
          </w:rPrChange>
        </w:rPr>
      </w:pPr>
      <w:r w:rsidRPr="00DC56EB">
        <w:rPr>
          <w:color w:val="000000" w:themeColor="text1"/>
          <w:sz w:val="24"/>
          <w:szCs w:val="24"/>
          <w:rPrChange w:id="601"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02" w:author="Pervac" w:date="2014-08-31T23:45:00Z">
            <w:rPr>
              <w:color w:val="000000" w:themeColor="text1"/>
              <w:sz w:val="24"/>
              <w:szCs w:val="24"/>
            </w:rPr>
          </w:rPrChange>
        </w:rPr>
        <w:t>fechaacceso</w:t>
      </w:r>
      <w:proofErr w:type="spellEnd"/>
      <w:proofErr w:type="gramEnd"/>
      <w:r w:rsidRPr="00DC56EB">
        <w:rPr>
          <w:color w:val="000000" w:themeColor="text1"/>
          <w:sz w:val="24"/>
          <w:szCs w:val="24"/>
          <w:rPrChange w:id="603" w:author="Pervac" w:date="2014-08-31T23:45:00Z">
            <w:rPr>
              <w:color w:val="000000" w:themeColor="text1"/>
              <w:sz w:val="24"/>
              <w:szCs w:val="24"/>
            </w:rPr>
          </w:rPrChange>
        </w:rPr>
        <w:t xml:space="preserve"> </w:t>
      </w:r>
      <w:proofErr w:type="spellStart"/>
      <w:r w:rsidRPr="00DC56EB">
        <w:rPr>
          <w:color w:val="000000" w:themeColor="text1"/>
          <w:sz w:val="24"/>
          <w:szCs w:val="24"/>
          <w:rPrChange w:id="604" w:author="Pervac" w:date="2014-08-31T23:45:00Z">
            <w:rPr>
              <w:color w:val="000000" w:themeColor="text1"/>
              <w:sz w:val="24"/>
              <w:szCs w:val="24"/>
            </w:rPr>
          </w:rPrChange>
        </w:rPr>
        <w:t>timestamp</w:t>
      </w:r>
      <w:proofErr w:type="spellEnd"/>
      <w:r w:rsidRPr="00DC56EB">
        <w:rPr>
          <w:color w:val="000000" w:themeColor="text1"/>
          <w:sz w:val="24"/>
          <w:szCs w:val="24"/>
          <w:rPrChange w:id="605" w:author="Pervac" w:date="2014-08-31T23:45:00Z">
            <w:rPr>
              <w:color w:val="000000" w:themeColor="text1"/>
              <w:sz w:val="24"/>
              <w:szCs w:val="24"/>
            </w:rPr>
          </w:rPrChange>
        </w:rPr>
        <w:t>,</w:t>
      </w:r>
    </w:p>
    <w:p w:rsidR="000B3233" w:rsidRPr="00DC56EB" w:rsidRDefault="000B3233" w:rsidP="000B3233">
      <w:pPr>
        <w:spacing w:after="0" w:line="240" w:lineRule="auto"/>
        <w:rPr>
          <w:color w:val="000000" w:themeColor="text1"/>
          <w:sz w:val="24"/>
          <w:szCs w:val="24"/>
          <w:rPrChange w:id="606" w:author="Pervac" w:date="2014-08-31T23:45:00Z">
            <w:rPr>
              <w:color w:val="000000" w:themeColor="text1"/>
              <w:sz w:val="24"/>
              <w:szCs w:val="24"/>
            </w:rPr>
          </w:rPrChange>
        </w:rPr>
      </w:pPr>
      <w:r w:rsidRPr="00DC56EB">
        <w:rPr>
          <w:color w:val="000000" w:themeColor="text1"/>
          <w:sz w:val="24"/>
          <w:szCs w:val="24"/>
          <w:rPrChange w:id="607"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08" w:author="Pervac" w:date="2014-08-31T23:45:00Z">
            <w:rPr>
              <w:color w:val="000000" w:themeColor="text1"/>
              <w:sz w:val="24"/>
              <w:szCs w:val="24"/>
            </w:rPr>
          </w:rPrChange>
        </w:rPr>
        <w:t>fechadesde</w:t>
      </w:r>
      <w:proofErr w:type="spellEnd"/>
      <w:proofErr w:type="gramEnd"/>
      <w:r w:rsidRPr="00DC56EB">
        <w:rPr>
          <w:color w:val="000000" w:themeColor="text1"/>
          <w:sz w:val="24"/>
          <w:szCs w:val="24"/>
          <w:rPrChange w:id="609" w:author="Pervac" w:date="2014-08-31T23:45:00Z">
            <w:rPr>
              <w:color w:val="000000" w:themeColor="text1"/>
              <w:sz w:val="24"/>
              <w:szCs w:val="24"/>
            </w:rPr>
          </w:rPrChange>
        </w:rPr>
        <w:t xml:space="preserve"> date,</w:t>
      </w:r>
    </w:p>
    <w:p w:rsidR="000B3233" w:rsidRPr="00DC56EB" w:rsidRDefault="000B3233" w:rsidP="000B3233">
      <w:pPr>
        <w:spacing w:after="0" w:line="240" w:lineRule="auto"/>
        <w:rPr>
          <w:color w:val="000000" w:themeColor="text1"/>
          <w:sz w:val="24"/>
          <w:szCs w:val="24"/>
          <w:rPrChange w:id="610" w:author="Pervac" w:date="2014-08-31T23:45:00Z">
            <w:rPr>
              <w:color w:val="000000" w:themeColor="text1"/>
              <w:sz w:val="24"/>
              <w:szCs w:val="24"/>
            </w:rPr>
          </w:rPrChange>
        </w:rPr>
      </w:pPr>
      <w:r w:rsidRPr="00DC56EB">
        <w:rPr>
          <w:color w:val="000000" w:themeColor="text1"/>
          <w:sz w:val="24"/>
          <w:szCs w:val="24"/>
          <w:rPrChange w:id="611"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12" w:author="Pervac" w:date="2014-08-31T23:45:00Z">
            <w:rPr>
              <w:color w:val="000000" w:themeColor="text1"/>
              <w:sz w:val="24"/>
              <w:szCs w:val="24"/>
            </w:rPr>
          </w:rPrChange>
        </w:rPr>
        <w:t>fechahasta</w:t>
      </w:r>
      <w:proofErr w:type="spellEnd"/>
      <w:proofErr w:type="gramEnd"/>
      <w:r w:rsidRPr="00DC56EB">
        <w:rPr>
          <w:color w:val="000000" w:themeColor="text1"/>
          <w:sz w:val="24"/>
          <w:szCs w:val="24"/>
          <w:rPrChange w:id="613" w:author="Pervac" w:date="2014-08-31T23:45:00Z">
            <w:rPr>
              <w:color w:val="000000" w:themeColor="text1"/>
              <w:sz w:val="24"/>
              <w:szCs w:val="24"/>
            </w:rPr>
          </w:rPrChange>
        </w:rPr>
        <w:t xml:space="preserve"> date,</w:t>
      </w:r>
    </w:p>
    <w:p w:rsidR="000B3233" w:rsidRPr="00DC56EB" w:rsidRDefault="000B3233" w:rsidP="000B3233">
      <w:pPr>
        <w:spacing w:after="0" w:line="240" w:lineRule="auto"/>
        <w:rPr>
          <w:color w:val="000000" w:themeColor="text1"/>
          <w:sz w:val="24"/>
          <w:szCs w:val="24"/>
          <w:rPrChange w:id="614" w:author="Pervac" w:date="2014-08-31T23:45:00Z">
            <w:rPr>
              <w:color w:val="000000" w:themeColor="text1"/>
              <w:sz w:val="24"/>
              <w:szCs w:val="24"/>
            </w:rPr>
          </w:rPrChange>
        </w:rPr>
      </w:pPr>
      <w:r w:rsidRPr="00DC56EB">
        <w:rPr>
          <w:color w:val="000000" w:themeColor="text1"/>
          <w:sz w:val="24"/>
          <w:szCs w:val="24"/>
          <w:rPrChange w:id="615" w:author="Pervac" w:date="2014-08-31T23:45:00Z">
            <w:rPr>
              <w:color w:val="000000" w:themeColor="text1"/>
              <w:sz w:val="24"/>
              <w:szCs w:val="24"/>
            </w:rPr>
          </w:rPrChange>
        </w:rPr>
        <w:t xml:space="preserve">  </w:t>
      </w:r>
      <w:proofErr w:type="gramStart"/>
      <w:r w:rsidRPr="00DC56EB">
        <w:rPr>
          <w:color w:val="000000" w:themeColor="text1"/>
          <w:sz w:val="24"/>
          <w:szCs w:val="24"/>
          <w:rPrChange w:id="616" w:author="Pervac" w:date="2014-08-31T23:45:00Z">
            <w:rPr>
              <w:color w:val="000000" w:themeColor="text1"/>
              <w:sz w:val="24"/>
              <w:szCs w:val="24"/>
            </w:rPr>
          </w:rPrChange>
        </w:rPr>
        <w:t>observaciones</w:t>
      </w:r>
      <w:proofErr w:type="gramEnd"/>
      <w:r w:rsidRPr="00DC56EB">
        <w:rPr>
          <w:color w:val="000000" w:themeColor="text1"/>
          <w:sz w:val="24"/>
          <w:szCs w:val="24"/>
          <w:rPrChange w:id="617" w:author="Pervac" w:date="2014-08-31T23:45:00Z">
            <w:rPr>
              <w:color w:val="000000" w:themeColor="text1"/>
              <w:sz w:val="24"/>
              <w:szCs w:val="24"/>
            </w:rPr>
          </w:rPrChange>
        </w:rPr>
        <w:t xml:space="preserve"> varchar2(200),</w:t>
      </w:r>
    </w:p>
    <w:p w:rsidR="000B3233" w:rsidRPr="00DC56EB" w:rsidRDefault="000B3233" w:rsidP="000B3233">
      <w:pPr>
        <w:spacing w:after="0" w:line="240" w:lineRule="auto"/>
        <w:rPr>
          <w:color w:val="000000" w:themeColor="text1"/>
          <w:sz w:val="24"/>
          <w:szCs w:val="24"/>
          <w:rPrChange w:id="618" w:author="Pervac" w:date="2014-08-31T23:45:00Z">
            <w:rPr>
              <w:color w:val="000000" w:themeColor="text1"/>
              <w:sz w:val="24"/>
              <w:szCs w:val="24"/>
            </w:rPr>
          </w:rPrChange>
        </w:rPr>
      </w:pPr>
      <w:r w:rsidRPr="00DC56EB">
        <w:rPr>
          <w:color w:val="000000" w:themeColor="text1"/>
          <w:sz w:val="24"/>
          <w:szCs w:val="24"/>
          <w:rPrChange w:id="619" w:author="Pervac" w:date="2014-08-31T23:45:00Z">
            <w:rPr>
              <w:color w:val="000000" w:themeColor="text1"/>
              <w:sz w:val="24"/>
              <w:szCs w:val="24"/>
            </w:rPr>
          </w:rPrChange>
        </w:rPr>
        <w:t xml:space="preserve">  </w:t>
      </w:r>
      <w:proofErr w:type="gramStart"/>
      <w:r w:rsidRPr="00DC56EB">
        <w:rPr>
          <w:color w:val="000000" w:themeColor="text1"/>
          <w:sz w:val="24"/>
          <w:szCs w:val="24"/>
          <w:rPrChange w:id="620" w:author="Pervac" w:date="2014-08-31T23:45:00Z">
            <w:rPr>
              <w:color w:val="000000" w:themeColor="text1"/>
              <w:sz w:val="24"/>
              <w:szCs w:val="24"/>
            </w:rPr>
          </w:rPrChange>
        </w:rPr>
        <w:t>estado</w:t>
      </w:r>
      <w:proofErr w:type="gramEnd"/>
      <w:r w:rsidRPr="00DC56EB">
        <w:rPr>
          <w:color w:val="000000" w:themeColor="text1"/>
          <w:sz w:val="24"/>
          <w:szCs w:val="24"/>
          <w:rPrChange w:id="621" w:author="Pervac" w:date="2014-08-31T23:45:00Z">
            <w:rPr>
              <w:color w:val="000000" w:themeColor="text1"/>
              <w:sz w:val="24"/>
              <w:szCs w:val="24"/>
            </w:rPr>
          </w:rPrChange>
        </w:rPr>
        <w:t xml:space="preserve"> varchar2(1),</w:t>
      </w:r>
    </w:p>
    <w:p w:rsidR="000B3233" w:rsidRPr="00DC56EB" w:rsidRDefault="000B3233" w:rsidP="000B3233">
      <w:pPr>
        <w:spacing w:after="0" w:line="240" w:lineRule="auto"/>
        <w:rPr>
          <w:color w:val="000000" w:themeColor="text1"/>
          <w:sz w:val="24"/>
          <w:szCs w:val="24"/>
          <w:rPrChange w:id="622" w:author="Pervac" w:date="2014-08-31T23:45:00Z">
            <w:rPr>
              <w:color w:val="000000" w:themeColor="text1"/>
              <w:sz w:val="24"/>
              <w:szCs w:val="24"/>
            </w:rPr>
          </w:rPrChange>
        </w:rPr>
      </w:pPr>
      <w:r w:rsidRPr="00DC56EB">
        <w:rPr>
          <w:color w:val="000000" w:themeColor="text1"/>
          <w:sz w:val="24"/>
          <w:szCs w:val="24"/>
          <w:rPrChange w:id="623" w:author="Pervac" w:date="2014-08-31T23:45:00Z">
            <w:rPr>
              <w:color w:val="000000" w:themeColor="text1"/>
              <w:sz w:val="24"/>
              <w:szCs w:val="24"/>
            </w:rPr>
          </w:rPrChange>
        </w:rPr>
        <w:t xml:space="preserve">  PRIMARY KEY (</w:t>
      </w:r>
      <w:proofErr w:type="spellStart"/>
      <w:r w:rsidRPr="00DC56EB">
        <w:rPr>
          <w:color w:val="000000" w:themeColor="text1"/>
          <w:sz w:val="24"/>
          <w:szCs w:val="24"/>
          <w:rPrChange w:id="624" w:author="Pervac" w:date="2014-08-31T23:45:00Z">
            <w:rPr>
              <w:color w:val="000000" w:themeColor="text1"/>
              <w:sz w:val="24"/>
              <w:szCs w:val="24"/>
            </w:rPr>
          </w:rPrChange>
        </w:rPr>
        <w:t>dni</w:t>
      </w:r>
      <w:proofErr w:type="spellEnd"/>
      <w:r w:rsidRPr="00DC56EB">
        <w:rPr>
          <w:color w:val="000000" w:themeColor="text1"/>
          <w:sz w:val="24"/>
          <w:szCs w:val="24"/>
          <w:rPrChange w:id="625" w:author="Pervac" w:date="2014-08-31T23:45:00Z">
            <w:rPr>
              <w:color w:val="000000" w:themeColor="text1"/>
              <w:sz w:val="24"/>
              <w:szCs w:val="24"/>
            </w:rPr>
          </w:rPrChange>
        </w:rPr>
        <w:t>)</w:t>
      </w:r>
    </w:p>
    <w:p w:rsidR="000B3233" w:rsidRPr="00DC56EB" w:rsidRDefault="000B3233" w:rsidP="000B3233">
      <w:pPr>
        <w:spacing w:after="0" w:line="240" w:lineRule="auto"/>
        <w:rPr>
          <w:color w:val="000000" w:themeColor="text1"/>
          <w:sz w:val="24"/>
          <w:szCs w:val="24"/>
          <w:rPrChange w:id="626" w:author="Pervac" w:date="2014-08-31T23:45:00Z">
            <w:rPr>
              <w:color w:val="000000" w:themeColor="text1"/>
              <w:sz w:val="24"/>
              <w:szCs w:val="24"/>
            </w:rPr>
          </w:rPrChange>
        </w:rPr>
      </w:pPr>
      <w:r w:rsidRPr="00DC56EB">
        <w:rPr>
          <w:color w:val="000000" w:themeColor="text1"/>
          <w:sz w:val="24"/>
          <w:szCs w:val="24"/>
          <w:rPrChange w:id="627" w:author="Pervac" w:date="2014-08-31T23:45:00Z">
            <w:rPr>
              <w:color w:val="000000" w:themeColor="text1"/>
              <w:sz w:val="24"/>
              <w:szCs w:val="24"/>
            </w:rPr>
          </w:rPrChange>
        </w:rPr>
        <w:t>);</w:t>
      </w:r>
    </w:p>
    <w:p w:rsidR="000B3233" w:rsidRPr="00DC56EB" w:rsidRDefault="000B3233" w:rsidP="000B3233">
      <w:pPr>
        <w:spacing w:after="0" w:line="240" w:lineRule="auto"/>
        <w:rPr>
          <w:color w:val="000000" w:themeColor="text1"/>
          <w:sz w:val="24"/>
          <w:szCs w:val="24"/>
          <w:rPrChange w:id="628"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629" w:author="Pervac" w:date="2014-08-31T23:45:00Z">
            <w:rPr>
              <w:color w:val="000000" w:themeColor="text1"/>
              <w:sz w:val="24"/>
              <w:szCs w:val="24"/>
            </w:rPr>
          </w:rPrChange>
        </w:rPr>
      </w:pPr>
      <w:r w:rsidRPr="00DC56EB">
        <w:rPr>
          <w:color w:val="000000" w:themeColor="text1"/>
          <w:sz w:val="24"/>
          <w:szCs w:val="24"/>
          <w:rPrChange w:id="630" w:author="Pervac" w:date="2014-08-31T23:45:00Z">
            <w:rPr>
              <w:color w:val="000000" w:themeColor="text1"/>
              <w:sz w:val="24"/>
              <w:szCs w:val="24"/>
            </w:rPr>
          </w:rPrChange>
        </w:rPr>
        <w:t xml:space="preserve">CREATE TABLE  </w:t>
      </w:r>
      <w:proofErr w:type="spellStart"/>
      <w:r w:rsidRPr="00DC56EB">
        <w:rPr>
          <w:color w:val="000000" w:themeColor="text1"/>
          <w:sz w:val="24"/>
          <w:szCs w:val="24"/>
          <w:rPrChange w:id="631" w:author="Pervac" w:date="2014-08-31T23:45:00Z">
            <w:rPr>
              <w:color w:val="000000" w:themeColor="text1"/>
              <w:sz w:val="24"/>
              <w:szCs w:val="24"/>
            </w:rPr>
          </w:rPrChange>
        </w:rPr>
        <w:t>accesodetalle</w:t>
      </w:r>
      <w:proofErr w:type="spellEnd"/>
      <w:r w:rsidRPr="00DC56EB">
        <w:rPr>
          <w:color w:val="000000" w:themeColor="text1"/>
          <w:sz w:val="24"/>
          <w:szCs w:val="24"/>
          <w:rPrChange w:id="632"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633" w:author="Pervac" w:date="2014-08-31T23:45:00Z">
            <w:rPr>
              <w:color w:val="000000" w:themeColor="text1"/>
              <w:sz w:val="24"/>
              <w:szCs w:val="24"/>
            </w:rPr>
          </w:rPrChange>
        </w:rPr>
      </w:pPr>
      <w:r w:rsidRPr="00DC56EB">
        <w:rPr>
          <w:color w:val="000000" w:themeColor="text1"/>
          <w:sz w:val="24"/>
          <w:szCs w:val="24"/>
          <w:rPrChange w:id="634"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35" w:author="Pervac" w:date="2014-08-31T23:45:00Z">
            <w:rPr>
              <w:color w:val="000000" w:themeColor="text1"/>
              <w:sz w:val="24"/>
              <w:szCs w:val="24"/>
            </w:rPr>
          </w:rPrChange>
        </w:rPr>
        <w:t>dni</w:t>
      </w:r>
      <w:proofErr w:type="spellEnd"/>
      <w:proofErr w:type="gramEnd"/>
      <w:r w:rsidRPr="00DC56EB">
        <w:rPr>
          <w:color w:val="000000" w:themeColor="text1"/>
          <w:sz w:val="24"/>
          <w:szCs w:val="24"/>
          <w:rPrChange w:id="636" w:author="Pervac" w:date="2014-08-31T23:45:00Z">
            <w:rPr>
              <w:color w:val="000000" w:themeColor="text1"/>
              <w:sz w:val="24"/>
              <w:szCs w:val="24"/>
            </w:rPr>
          </w:rPrChange>
        </w:rPr>
        <w:t xml:space="preserve">  varchar2(8) ,</w:t>
      </w:r>
    </w:p>
    <w:p w:rsidR="000B3233" w:rsidRPr="00DC56EB" w:rsidRDefault="000B3233" w:rsidP="000B3233">
      <w:pPr>
        <w:spacing w:after="0" w:line="240" w:lineRule="auto"/>
        <w:rPr>
          <w:color w:val="000000" w:themeColor="text1"/>
          <w:sz w:val="24"/>
          <w:szCs w:val="24"/>
          <w:rPrChange w:id="637" w:author="Pervac" w:date="2014-08-31T23:45:00Z">
            <w:rPr>
              <w:color w:val="000000" w:themeColor="text1"/>
              <w:sz w:val="24"/>
              <w:szCs w:val="24"/>
            </w:rPr>
          </w:rPrChange>
        </w:rPr>
      </w:pPr>
      <w:r w:rsidRPr="00DC56EB">
        <w:rPr>
          <w:color w:val="000000" w:themeColor="text1"/>
          <w:sz w:val="24"/>
          <w:szCs w:val="24"/>
          <w:rPrChange w:id="638" w:author="Pervac" w:date="2014-08-31T23:45:00Z">
            <w:rPr>
              <w:color w:val="000000" w:themeColor="text1"/>
              <w:sz w:val="24"/>
              <w:szCs w:val="24"/>
            </w:rPr>
          </w:rPrChange>
        </w:rPr>
        <w:t xml:space="preserve">   </w:t>
      </w:r>
      <w:proofErr w:type="spellStart"/>
      <w:r w:rsidRPr="00DC56EB">
        <w:rPr>
          <w:color w:val="000000" w:themeColor="text1"/>
          <w:sz w:val="24"/>
          <w:szCs w:val="24"/>
          <w:rPrChange w:id="639" w:author="Pervac" w:date="2014-08-31T23:45:00Z">
            <w:rPr>
              <w:color w:val="000000" w:themeColor="text1"/>
              <w:sz w:val="24"/>
              <w:szCs w:val="24"/>
            </w:rPr>
          </w:rPrChange>
        </w:rPr>
        <w:t>codigo_abastecimiento</w:t>
      </w:r>
      <w:proofErr w:type="spellEnd"/>
      <w:r w:rsidRPr="00DC56EB">
        <w:rPr>
          <w:color w:val="000000" w:themeColor="text1"/>
          <w:sz w:val="24"/>
          <w:szCs w:val="24"/>
          <w:rPrChange w:id="640" w:author="Pervac" w:date="2014-08-31T23:45:00Z">
            <w:rPr>
              <w:color w:val="000000" w:themeColor="text1"/>
              <w:sz w:val="24"/>
              <w:szCs w:val="24"/>
            </w:rPr>
          </w:rPrChange>
        </w:rPr>
        <w:t xml:space="preserve">  </w:t>
      </w:r>
      <w:proofErr w:type="gramStart"/>
      <w:r w:rsidRPr="00DC56EB">
        <w:rPr>
          <w:color w:val="000000" w:themeColor="text1"/>
          <w:sz w:val="24"/>
          <w:szCs w:val="24"/>
          <w:rPrChange w:id="641" w:author="Pervac" w:date="2014-08-31T23:45:00Z">
            <w:rPr>
              <w:color w:val="000000" w:themeColor="text1"/>
              <w:sz w:val="24"/>
              <w:szCs w:val="24"/>
            </w:rPr>
          </w:rPrChange>
        </w:rPr>
        <w:t>varchar2(</w:t>
      </w:r>
      <w:proofErr w:type="gramEnd"/>
      <w:r w:rsidRPr="00DC56EB">
        <w:rPr>
          <w:color w:val="000000" w:themeColor="text1"/>
          <w:sz w:val="24"/>
          <w:szCs w:val="24"/>
          <w:rPrChange w:id="642" w:author="Pervac" w:date="2014-08-31T23:45:00Z">
            <w:rPr>
              <w:color w:val="000000" w:themeColor="text1"/>
              <w:sz w:val="24"/>
              <w:szCs w:val="24"/>
            </w:rPr>
          </w:rPrChange>
        </w:rPr>
        <w:t>22) ,</w:t>
      </w:r>
    </w:p>
    <w:p w:rsidR="000B3233" w:rsidRPr="00DC56EB" w:rsidRDefault="000B3233" w:rsidP="000B3233">
      <w:pPr>
        <w:spacing w:after="0" w:line="240" w:lineRule="auto"/>
        <w:rPr>
          <w:color w:val="000000" w:themeColor="text1"/>
          <w:sz w:val="24"/>
          <w:szCs w:val="24"/>
          <w:rPrChange w:id="643" w:author="Pervac" w:date="2014-08-31T23:45:00Z">
            <w:rPr>
              <w:color w:val="000000" w:themeColor="text1"/>
              <w:sz w:val="24"/>
              <w:szCs w:val="24"/>
            </w:rPr>
          </w:rPrChange>
        </w:rPr>
      </w:pPr>
      <w:r w:rsidRPr="00DC56EB">
        <w:rPr>
          <w:color w:val="000000" w:themeColor="text1"/>
          <w:sz w:val="24"/>
          <w:szCs w:val="24"/>
          <w:rPrChange w:id="644"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45" w:author="Pervac" w:date="2014-08-31T23:45:00Z">
            <w:rPr>
              <w:color w:val="000000" w:themeColor="text1"/>
              <w:sz w:val="24"/>
              <w:szCs w:val="24"/>
            </w:rPr>
          </w:rPrChange>
        </w:rPr>
        <w:t>idtanque</w:t>
      </w:r>
      <w:proofErr w:type="spellEnd"/>
      <w:proofErr w:type="gramEnd"/>
      <w:r w:rsidRPr="00DC56EB">
        <w:rPr>
          <w:color w:val="000000" w:themeColor="text1"/>
          <w:sz w:val="24"/>
          <w:szCs w:val="24"/>
          <w:rPrChange w:id="646" w:author="Pervac" w:date="2014-08-31T23:45:00Z">
            <w:rPr>
              <w:color w:val="000000" w:themeColor="text1"/>
              <w:sz w:val="24"/>
              <w:szCs w:val="24"/>
            </w:rPr>
          </w:rPrChange>
        </w:rPr>
        <w:t xml:space="preserve">  varchar2(3) ,</w:t>
      </w:r>
    </w:p>
    <w:p w:rsidR="000B3233" w:rsidRPr="00DC56EB" w:rsidRDefault="000B3233" w:rsidP="000B3233">
      <w:pPr>
        <w:spacing w:after="0" w:line="240" w:lineRule="auto"/>
        <w:rPr>
          <w:color w:val="000000" w:themeColor="text1"/>
          <w:sz w:val="24"/>
          <w:szCs w:val="24"/>
          <w:rPrChange w:id="647" w:author="Pervac" w:date="2014-08-31T23:45:00Z">
            <w:rPr>
              <w:color w:val="000000" w:themeColor="text1"/>
              <w:sz w:val="24"/>
              <w:szCs w:val="24"/>
            </w:rPr>
          </w:rPrChange>
        </w:rPr>
      </w:pPr>
      <w:r w:rsidRPr="00DC56EB">
        <w:rPr>
          <w:color w:val="000000" w:themeColor="text1"/>
          <w:sz w:val="24"/>
          <w:szCs w:val="24"/>
          <w:rPrChange w:id="648" w:author="Pervac" w:date="2014-08-31T23:45:00Z">
            <w:rPr>
              <w:color w:val="000000" w:themeColor="text1"/>
              <w:sz w:val="24"/>
              <w:szCs w:val="24"/>
            </w:rPr>
          </w:rPrChange>
        </w:rPr>
        <w:t xml:space="preserve">   </w:t>
      </w:r>
      <w:proofErr w:type="spellStart"/>
      <w:r w:rsidRPr="00DC56EB">
        <w:rPr>
          <w:color w:val="000000" w:themeColor="text1"/>
          <w:sz w:val="24"/>
          <w:szCs w:val="24"/>
          <w:rPrChange w:id="649" w:author="Pervac" w:date="2014-08-31T23:45:00Z">
            <w:rPr>
              <w:color w:val="000000" w:themeColor="text1"/>
              <w:sz w:val="24"/>
              <w:szCs w:val="24"/>
            </w:rPr>
          </w:rPrChange>
        </w:rPr>
        <w:t>volumen_autorizado</w:t>
      </w:r>
      <w:proofErr w:type="spellEnd"/>
      <w:r w:rsidRPr="00DC56EB">
        <w:rPr>
          <w:color w:val="000000" w:themeColor="text1"/>
          <w:sz w:val="24"/>
          <w:szCs w:val="24"/>
          <w:rPrChange w:id="650"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51" w:author="Pervac" w:date="2014-08-31T23:45:00Z">
            <w:rPr>
              <w:color w:val="000000" w:themeColor="text1"/>
              <w:sz w:val="24"/>
              <w:szCs w:val="24"/>
            </w:rPr>
          </w:rPrChange>
        </w:rPr>
        <w:t>number</w:t>
      </w:r>
      <w:proofErr w:type="spellEnd"/>
      <w:r w:rsidRPr="00DC56EB">
        <w:rPr>
          <w:color w:val="000000" w:themeColor="text1"/>
          <w:sz w:val="24"/>
          <w:szCs w:val="24"/>
          <w:rPrChange w:id="652" w:author="Pervac" w:date="2014-08-31T23:45:00Z">
            <w:rPr>
              <w:color w:val="000000" w:themeColor="text1"/>
              <w:sz w:val="24"/>
              <w:szCs w:val="24"/>
            </w:rPr>
          </w:rPrChange>
        </w:rPr>
        <w:t>(</w:t>
      </w:r>
      <w:proofErr w:type="gramEnd"/>
      <w:r w:rsidRPr="00DC56EB">
        <w:rPr>
          <w:color w:val="000000" w:themeColor="text1"/>
          <w:sz w:val="24"/>
          <w:szCs w:val="24"/>
          <w:rPrChange w:id="653" w:author="Pervac" w:date="2014-08-31T23:45:00Z">
            <w:rPr>
              <w:color w:val="000000" w:themeColor="text1"/>
              <w:sz w:val="24"/>
              <w:szCs w:val="24"/>
            </w:rPr>
          </w:rPrChange>
        </w:rPr>
        <w:t>8,2) ,</w:t>
      </w:r>
    </w:p>
    <w:p w:rsidR="000B3233" w:rsidRPr="00DC56EB" w:rsidRDefault="000B3233" w:rsidP="000B3233">
      <w:pPr>
        <w:spacing w:after="0" w:line="240" w:lineRule="auto"/>
        <w:rPr>
          <w:color w:val="000000" w:themeColor="text1"/>
          <w:sz w:val="24"/>
          <w:szCs w:val="24"/>
          <w:rPrChange w:id="654" w:author="Pervac" w:date="2014-08-31T23:45:00Z">
            <w:rPr>
              <w:color w:val="000000" w:themeColor="text1"/>
              <w:sz w:val="24"/>
              <w:szCs w:val="24"/>
            </w:rPr>
          </w:rPrChange>
        </w:rPr>
      </w:pPr>
      <w:r w:rsidRPr="00DC56EB">
        <w:rPr>
          <w:color w:val="000000" w:themeColor="text1"/>
          <w:sz w:val="24"/>
          <w:szCs w:val="24"/>
          <w:rPrChange w:id="655"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56" w:author="Pervac" w:date="2014-08-31T23:45:00Z">
            <w:rPr>
              <w:color w:val="000000" w:themeColor="text1"/>
              <w:sz w:val="24"/>
              <w:szCs w:val="24"/>
            </w:rPr>
          </w:rPrChange>
        </w:rPr>
        <w:t>idplacavehiculo</w:t>
      </w:r>
      <w:proofErr w:type="spellEnd"/>
      <w:proofErr w:type="gramEnd"/>
      <w:r w:rsidRPr="00DC56EB">
        <w:rPr>
          <w:color w:val="000000" w:themeColor="text1"/>
          <w:sz w:val="24"/>
          <w:szCs w:val="24"/>
          <w:rPrChange w:id="657" w:author="Pervac" w:date="2014-08-31T23:45:00Z">
            <w:rPr>
              <w:color w:val="000000" w:themeColor="text1"/>
              <w:sz w:val="24"/>
              <w:szCs w:val="24"/>
            </w:rPr>
          </w:rPrChange>
        </w:rPr>
        <w:t xml:space="preserve">  varchar2(45) ,</w:t>
      </w:r>
    </w:p>
    <w:p w:rsidR="000B3233" w:rsidRPr="00DC56EB" w:rsidRDefault="000B3233" w:rsidP="000B3233">
      <w:pPr>
        <w:spacing w:after="0" w:line="240" w:lineRule="auto"/>
        <w:rPr>
          <w:color w:val="000000" w:themeColor="text1"/>
          <w:sz w:val="24"/>
          <w:szCs w:val="24"/>
          <w:rPrChange w:id="658" w:author="Pervac" w:date="2014-08-31T23:45:00Z">
            <w:rPr>
              <w:color w:val="000000" w:themeColor="text1"/>
              <w:sz w:val="24"/>
              <w:szCs w:val="24"/>
            </w:rPr>
          </w:rPrChange>
        </w:rPr>
      </w:pPr>
      <w:r w:rsidRPr="00DC56EB">
        <w:rPr>
          <w:color w:val="000000" w:themeColor="text1"/>
          <w:sz w:val="24"/>
          <w:szCs w:val="24"/>
          <w:rPrChange w:id="659" w:author="Pervac" w:date="2014-08-31T23:45:00Z">
            <w:rPr>
              <w:color w:val="000000" w:themeColor="text1"/>
              <w:sz w:val="24"/>
              <w:szCs w:val="24"/>
            </w:rPr>
          </w:rPrChange>
        </w:rPr>
        <w:t xml:space="preserve">  PRIMARY KEY </w:t>
      </w:r>
      <w:proofErr w:type="gramStart"/>
      <w:r w:rsidRPr="00DC56EB">
        <w:rPr>
          <w:color w:val="000000" w:themeColor="text1"/>
          <w:sz w:val="24"/>
          <w:szCs w:val="24"/>
          <w:rPrChange w:id="660" w:author="Pervac" w:date="2014-08-31T23:45:00Z">
            <w:rPr>
              <w:color w:val="000000" w:themeColor="text1"/>
              <w:sz w:val="24"/>
              <w:szCs w:val="24"/>
            </w:rPr>
          </w:rPrChange>
        </w:rPr>
        <w:t xml:space="preserve">( </w:t>
      </w:r>
      <w:proofErr w:type="spellStart"/>
      <w:r w:rsidRPr="00DC56EB">
        <w:rPr>
          <w:color w:val="000000" w:themeColor="text1"/>
          <w:sz w:val="24"/>
          <w:szCs w:val="24"/>
          <w:rPrChange w:id="661" w:author="Pervac" w:date="2014-08-31T23:45:00Z">
            <w:rPr>
              <w:color w:val="000000" w:themeColor="text1"/>
              <w:sz w:val="24"/>
              <w:szCs w:val="24"/>
            </w:rPr>
          </w:rPrChange>
        </w:rPr>
        <w:t>dni</w:t>
      </w:r>
      <w:proofErr w:type="spellEnd"/>
      <w:proofErr w:type="gramEnd"/>
      <w:r w:rsidRPr="00DC56EB">
        <w:rPr>
          <w:color w:val="000000" w:themeColor="text1"/>
          <w:sz w:val="24"/>
          <w:szCs w:val="24"/>
          <w:rPrChange w:id="662" w:author="Pervac" w:date="2014-08-31T23:45:00Z">
            <w:rPr>
              <w:color w:val="000000" w:themeColor="text1"/>
              <w:sz w:val="24"/>
              <w:szCs w:val="24"/>
            </w:rPr>
          </w:rPrChange>
        </w:rPr>
        <w:t xml:space="preserve"> , </w:t>
      </w:r>
      <w:proofErr w:type="spellStart"/>
      <w:r w:rsidRPr="00DC56EB">
        <w:rPr>
          <w:color w:val="000000" w:themeColor="text1"/>
          <w:sz w:val="24"/>
          <w:szCs w:val="24"/>
          <w:rPrChange w:id="663" w:author="Pervac" w:date="2014-08-31T23:45:00Z">
            <w:rPr>
              <w:color w:val="000000" w:themeColor="text1"/>
              <w:sz w:val="24"/>
              <w:szCs w:val="24"/>
            </w:rPr>
          </w:rPrChange>
        </w:rPr>
        <w:t>codigo_abastecimiento</w:t>
      </w:r>
      <w:proofErr w:type="spellEnd"/>
      <w:r w:rsidRPr="00DC56EB">
        <w:rPr>
          <w:color w:val="000000" w:themeColor="text1"/>
          <w:sz w:val="24"/>
          <w:szCs w:val="24"/>
          <w:rPrChange w:id="664"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665" w:author="Pervac" w:date="2014-08-31T23:45:00Z">
            <w:rPr>
              <w:color w:val="000000" w:themeColor="text1"/>
              <w:sz w:val="24"/>
              <w:szCs w:val="24"/>
            </w:rPr>
          </w:rPrChange>
        </w:rPr>
      </w:pPr>
      <w:r w:rsidRPr="00DC56EB">
        <w:rPr>
          <w:color w:val="000000" w:themeColor="text1"/>
          <w:sz w:val="24"/>
          <w:szCs w:val="24"/>
          <w:rPrChange w:id="666"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667"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668" w:author="Pervac" w:date="2014-08-31T23:45:00Z">
            <w:rPr>
              <w:color w:val="000000" w:themeColor="text1"/>
              <w:sz w:val="24"/>
              <w:szCs w:val="24"/>
            </w:rPr>
          </w:rPrChange>
        </w:rPr>
      </w:pPr>
      <w:r w:rsidRPr="00DC56EB">
        <w:rPr>
          <w:color w:val="000000" w:themeColor="text1"/>
          <w:sz w:val="24"/>
          <w:szCs w:val="24"/>
          <w:rPrChange w:id="669" w:author="Pervac" w:date="2014-08-31T23:45:00Z">
            <w:rPr>
              <w:color w:val="000000" w:themeColor="text1"/>
              <w:sz w:val="24"/>
              <w:szCs w:val="24"/>
            </w:rPr>
          </w:rPrChange>
        </w:rPr>
        <w:t xml:space="preserve">CREATE TABLE  </w:t>
      </w:r>
      <w:proofErr w:type="spellStart"/>
      <w:r w:rsidRPr="00DC56EB">
        <w:rPr>
          <w:color w:val="000000" w:themeColor="text1"/>
          <w:sz w:val="24"/>
          <w:szCs w:val="24"/>
          <w:rPrChange w:id="670" w:author="Pervac" w:date="2014-08-31T23:45:00Z">
            <w:rPr>
              <w:color w:val="000000" w:themeColor="text1"/>
              <w:sz w:val="24"/>
              <w:szCs w:val="24"/>
            </w:rPr>
          </w:rPrChange>
        </w:rPr>
        <w:t>area</w:t>
      </w:r>
      <w:proofErr w:type="spellEnd"/>
      <w:r w:rsidRPr="00DC56EB">
        <w:rPr>
          <w:color w:val="000000" w:themeColor="text1"/>
          <w:sz w:val="24"/>
          <w:szCs w:val="24"/>
          <w:rPrChange w:id="671"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672" w:author="Pervac" w:date="2014-08-31T23:45:00Z">
            <w:rPr>
              <w:color w:val="000000" w:themeColor="text1"/>
              <w:sz w:val="24"/>
              <w:szCs w:val="24"/>
            </w:rPr>
          </w:rPrChange>
        </w:rPr>
      </w:pPr>
      <w:r w:rsidRPr="00DC56EB">
        <w:rPr>
          <w:color w:val="000000" w:themeColor="text1"/>
          <w:sz w:val="24"/>
          <w:szCs w:val="24"/>
          <w:rPrChange w:id="673"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74" w:author="Pervac" w:date="2014-08-31T23:45:00Z">
            <w:rPr>
              <w:color w:val="000000" w:themeColor="text1"/>
              <w:sz w:val="24"/>
              <w:szCs w:val="24"/>
            </w:rPr>
          </w:rPrChange>
        </w:rPr>
        <w:t>idarea</w:t>
      </w:r>
      <w:proofErr w:type="spellEnd"/>
      <w:proofErr w:type="gramEnd"/>
      <w:r w:rsidRPr="00DC56EB">
        <w:rPr>
          <w:color w:val="000000" w:themeColor="text1"/>
          <w:sz w:val="24"/>
          <w:szCs w:val="24"/>
          <w:rPrChange w:id="675" w:author="Pervac" w:date="2014-08-31T23:45:00Z">
            <w:rPr>
              <w:color w:val="000000" w:themeColor="text1"/>
              <w:sz w:val="24"/>
              <w:szCs w:val="24"/>
            </w:rPr>
          </w:rPrChange>
        </w:rPr>
        <w:t xml:space="preserve">  </w:t>
      </w:r>
      <w:proofErr w:type="spellStart"/>
      <w:r w:rsidRPr="00DC56EB">
        <w:rPr>
          <w:color w:val="000000" w:themeColor="text1"/>
          <w:sz w:val="24"/>
          <w:szCs w:val="24"/>
          <w:rPrChange w:id="676" w:author="Pervac" w:date="2014-08-31T23:45:00Z">
            <w:rPr>
              <w:color w:val="000000" w:themeColor="text1"/>
              <w:sz w:val="24"/>
              <w:szCs w:val="24"/>
            </w:rPr>
          </w:rPrChange>
        </w:rPr>
        <w:t>number</w:t>
      </w:r>
      <w:proofErr w:type="spellEnd"/>
      <w:r w:rsidRPr="00DC56EB">
        <w:rPr>
          <w:color w:val="000000" w:themeColor="text1"/>
          <w:sz w:val="24"/>
          <w:szCs w:val="24"/>
          <w:rPrChange w:id="677" w:author="Pervac" w:date="2014-08-31T23:45:00Z">
            <w:rPr>
              <w:color w:val="000000" w:themeColor="text1"/>
              <w:sz w:val="24"/>
              <w:szCs w:val="24"/>
            </w:rPr>
          </w:rPrChange>
        </w:rPr>
        <w:t>(3),</w:t>
      </w:r>
    </w:p>
    <w:p w:rsidR="000B3233" w:rsidRPr="00DC56EB" w:rsidRDefault="000B3233" w:rsidP="000B3233">
      <w:pPr>
        <w:spacing w:after="0" w:line="240" w:lineRule="auto"/>
        <w:rPr>
          <w:color w:val="000000" w:themeColor="text1"/>
          <w:sz w:val="24"/>
          <w:szCs w:val="24"/>
          <w:rPrChange w:id="678" w:author="Pervac" w:date="2014-08-31T23:45:00Z">
            <w:rPr>
              <w:color w:val="000000" w:themeColor="text1"/>
              <w:sz w:val="24"/>
              <w:szCs w:val="24"/>
            </w:rPr>
          </w:rPrChange>
        </w:rPr>
      </w:pPr>
      <w:r w:rsidRPr="00DC56EB">
        <w:rPr>
          <w:color w:val="000000" w:themeColor="text1"/>
          <w:sz w:val="24"/>
          <w:szCs w:val="24"/>
          <w:rPrChange w:id="679"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80" w:author="Pervac" w:date="2014-08-31T23:45:00Z">
            <w:rPr>
              <w:color w:val="000000" w:themeColor="text1"/>
              <w:sz w:val="24"/>
              <w:szCs w:val="24"/>
            </w:rPr>
          </w:rPrChange>
        </w:rPr>
        <w:t>nombrearea</w:t>
      </w:r>
      <w:proofErr w:type="spellEnd"/>
      <w:proofErr w:type="gramEnd"/>
      <w:r w:rsidRPr="00DC56EB">
        <w:rPr>
          <w:color w:val="000000" w:themeColor="text1"/>
          <w:sz w:val="24"/>
          <w:szCs w:val="24"/>
          <w:rPrChange w:id="681" w:author="Pervac" w:date="2014-08-31T23:45:00Z">
            <w:rPr>
              <w:color w:val="000000" w:themeColor="text1"/>
              <w:sz w:val="24"/>
              <w:szCs w:val="24"/>
            </w:rPr>
          </w:rPrChange>
        </w:rPr>
        <w:t xml:space="preserve">  varchar2(45) ,</w:t>
      </w:r>
    </w:p>
    <w:p w:rsidR="000B3233" w:rsidRPr="00DC56EB" w:rsidRDefault="000B3233" w:rsidP="000B3233">
      <w:pPr>
        <w:spacing w:after="0" w:line="240" w:lineRule="auto"/>
        <w:rPr>
          <w:color w:val="000000" w:themeColor="text1"/>
          <w:sz w:val="24"/>
          <w:szCs w:val="24"/>
          <w:rPrChange w:id="682" w:author="Pervac" w:date="2014-08-31T23:45:00Z">
            <w:rPr>
              <w:color w:val="000000" w:themeColor="text1"/>
              <w:sz w:val="24"/>
              <w:szCs w:val="24"/>
            </w:rPr>
          </w:rPrChange>
        </w:rPr>
      </w:pPr>
      <w:r w:rsidRPr="00DC56EB">
        <w:rPr>
          <w:color w:val="000000" w:themeColor="text1"/>
          <w:sz w:val="24"/>
          <w:szCs w:val="24"/>
          <w:rPrChange w:id="683" w:author="Pervac" w:date="2014-08-31T23:45:00Z">
            <w:rPr>
              <w:color w:val="000000" w:themeColor="text1"/>
              <w:sz w:val="24"/>
              <w:szCs w:val="24"/>
            </w:rPr>
          </w:rPrChange>
        </w:rPr>
        <w:t xml:space="preserve">  PRIMARY KEY </w:t>
      </w:r>
      <w:proofErr w:type="gramStart"/>
      <w:r w:rsidRPr="00DC56EB">
        <w:rPr>
          <w:color w:val="000000" w:themeColor="text1"/>
          <w:sz w:val="24"/>
          <w:szCs w:val="24"/>
          <w:rPrChange w:id="684" w:author="Pervac" w:date="2014-08-31T23:45:00Z">
            <w:rPr>
              <w:color w:val="000000" w:themeColor="text1"/>
              <w:sz w:val="24"/>
              <w:szCs w:val="24"/>
            </w:rPr>
          </w:rPrChange>
        </w:rPr>
        <w:t xml:space="preserve">( </w:t>
      </w:r>
      <w:proofErr w:type="spellStart"/>
      <w:r w:rsidRPr="00DC56EB">
        <w:rPr>
          <w:color w:val="000000" w:themeColor="text1"/>
          <w:sz w:val="24"/>
          <w:szCs w:val="24"/>
          <w:rPrChange w:id="685" w:author="Pervac" w:date="2014-08-31T23:45:00Z">
            <w:rPr>
              <w:color w:val="000000" w:themeColor="text1"/>
              <w:sz w:val="24"/>
              <w:szCs w:val="24"/>
            </w:rPr>
          </w:rPrChange>
        </w:rPr>
        <w:t>idarea</w:t>
      </w:r>
      <w:proofErr w:type="spellEnd"/>
      <w:proofErr w:type="gramEnd"/>
      <w:r w:rsidRPr="00DC56EB">
        <w:rPr>
          <w:color w:val="000000" w:themeColor="text1"/>
          <w:sz w:val="24"/>
          <w:szCs w:val="24"/>
          <w:rPrChange w:id="686"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687" w:author="Pervac" w:date="2014-08-31T23:45:00Z">
            <w:rPr>
              <w:color w:val="000000" w:themeColor="text1"/>
              <w:sz w:val="24"/>
              <w:szCs w:val="24"/>
            </w:rPr>
          </w:rPrChange>
        </w:rPr>
      </w:pPr>
      <w:r w:rsidRPr="00DC56EB">
        <w:rPr>
          <w:color w:val="000000" w:themeColor="text1"/>
          <w:sz w:val="24"/>
          <w:szCs w:val="24"/>
          <w:rPrChange w:id="688"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689"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690"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691" w:author="Pervac" w:date="2014-08-31T23:45:00Z">
            <w:rPr>
              <w:color w:val="000000" w:themeColor="text1"/>
              <w:sz w:val="24"/>
              <w:szCs w:val="24"/>
            </w:rPr>
          </w:rPrChange>
        </w:rPr>
      </w:pPr>
      <w:r w:rsidRPr="00DC56EB">
        <w:rPr>
          <w:color w:val="000000" w:themeColor="text1"/>
          <w:sz w:val="24"/>
          <w:szCs w:val="24"/>
          <w:rPrChange w:id="692" w:author="Pervac" w:date="2014-08-31T23:45:00Z">
            <w:rPr>
              <w:color w:val="000000" w:themeColor="text1"/>
              <w:sz w:val="24"/>
              <w:szCs w:val="24"/>
            </w:rPr>
          </w:rPrChange>
        </w:rPr>
        <w:t>CREATE TABLE  cargo  (</w:t>
      </w:r>
    </w:p>
    <w:p w:rsidR="000B3233" w:rsidRPr="00DC56EB" w:rsidRDefault="000B3233" w:rsidP="000B3233">
      <w:pPr>
        <w:spacing w:after="0" w:line="240" w:lineRule="auto"/>
        <w:rPr>
          <w:color w:val="000000" w:themeColor="text1"/>
          <w:sz w:val="24"/>
          <w:szCs w:val="24"/>
          <w:rPrChange w:id="693" w:author="Pervac" w:date="2014-08-31T23:45:00Z">
            <w:rPr>
              <w:color w:val="000000" w:themeColor="text1"/>
              <w:sz w:val="24"/>
              <w:szCs w:val="24"/>
            </w:rPr>
          </w:rPrChange>
        </w:rPr>
      </w:pPr>
      <w:r w:rsidRPr="00DC56EB">
        <w:rPr>
          <w:color w:val="000000" w:themeColor="text1"/>
          <w:sz w:val="24"/>
          <w:szCs w:val="24"/>
          <w:rPrChange w:id="694"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695" w:author="Pervac" w:date="2014-08-31T23:45:00Z">
            <w:rPr>
              <w:color w:val="000000" w:themeColor="text1"/>
              <w:sz w:val="24"/>
              <w:szCs w:val="24"/>
            </w:rPr>
          </w:rPrChange>
        </w:rPr>
        <w:t>idcargo</w:t>
      </w:r>
      <w:proofErr w:type="spellEnd"/>
      <w:proofErr w:type="gramEnd"/>
      <w:r w:rsidRPr="00DC56EB">
        <w:rPr>
          <w:color w:val="000000" w:themeColor="text1"/>
          <w:sz w:val="24"/>
          <w:szCs w:val="24"/>
          <w:rPrChange w:id="696" w:author="Pervac" w:date="2014-08-31T23:45:00Z">
            <w:rPr>
              <w:color w:val="000000" w:themeColor="text1"/>
              <w:sz w:val="24"/>
              <w:szCs w:val="24"/>
            </w:rPr>
          </w:rPrChange>
        </w:rPr>
        <w:t xml:space="preserve">  </w:t>
      </w:r>
      <w:proofErr w:type="spellStart"/>
      <w:r w:rsidRPr="00DC56EB">
        <w:rPr>
          <w:color w:val="000000" w:themeColor="text1"/>
          <w:sz w:val="24"/>
          <w:szCs w:val="24"/>
          <w:rPrChange w:id="697" w:author="Pervac" w:date="2014-08-31T23:45:00Z">
            <w:rPr>
              <w:color w:val="000000" w:themeColor="text1"/>
              <w:sz w:val="24"/>
              <w:szCs w:val="24"/>
            </w:rPr>
          </w:rPrChange>
        </w:rPr>
        <w:t>number</w:t>
      </w:r>
      <w:proofErr w:type="spellEnd"/>
      <w:r w:rsidRPr="00DC56EB">
        <w:rPr>
          <w:color w:val="000000" w:themeColor="text1"/>
          <w:sz w:val="24"/>
          <w:szCs w:val="24"/>
          <w:rPrChange w:id="698" w:author="Pervac" w:date="2014-08-31T23:45:00Z">
            <w:rPr>
              <w:color w:val="000000" w:themeColor="text1"/>
              <w:sz w:val="24"/>
              <w:szCs w:val="24"/>
            </w:rPr>
          </w:rPrChange>
        </w:rPr>
        <w:t>(3) ,</w:t>
      </w:r>
    </w:p>
    <w:p w:rsidR="000B3233" w:rsidRPr="00DC56EB" w:rsidRDefault="000B3233" w:rsidP="000B3233">
      <w:pPr>
        <w:spacing w:after="0" w:line="240" w:lineRule="auto"/>
        <w:rPr>
          <w:color w:val="000000" w:themeColor="text1"/>
          <w:sz w:val="24"/>
          <w:szCs w:val="24"/>
          <w:rPrChange w:id="699" w:author="Pervac" w:date="2014-08-31T23:45:00Z">
            <w:rPr>
              <w:color w:val="000000" w:themeColor="text1"/>
              <w:sz w:val="24"/>
              <w:szCs w:val="24"/>
            </w:rPr>
          </w:rPrChange>
        </w:rPr>
      </w:pPr>
      <w:r w:rsidRPr="00DC56EB">
        <w:rPr>
          <w:color w:val="000000" w:themeColor="text1"/>
          <w:sz w:val="24"/>
          <w:szCs w:val="24"/>
          <w:rPrChange w:id="700"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01" w:author="Pervac" w:date="2014-08-31T23:45:00Z">
            <w:rPr>
              <w:color w:val="000000" w:themeColor="text1"/>
              <w:sz w:val="24"/>
              <w:szCs w:val="24"/>
            </w:rPr>
          </w:rPrChange>
        </w:rPr>
        <w:t>nombrecargo</w:t>
      </w:r>
      <w:proofErr w:type="spellEnd"/>
      <w:proofErr w:type="gramEnd"/>
      <w:r w:rsidRPr="00DC56EB">
        <w:rPr>
          <w:color w:val="000000" w:themeColor="text1"/>
          <w:sz w:val="24"/>
          <w:szCs w:val="24"/>
          <w:rPrChange w:id="702" w:author="Pervac" w:date="2014-08-31T23:45:00Z">
            <w:rPr>
              <w:color w:val="000000" w:themeColor="text1"/>
              <w:sz w:val="24"/>
              <w:szCs w:val="24"/>
            </w:rPr>
          </w:rPrChange>
        </w:rPr>
        <w:t xml:space="preserve">  varchar2(45) ,</w:t>
      </w:r>
    </w:p>
    <w:p w:rsidR="000B3233" w:rsidRPr="00DC56EB" w:rsidRDefault="000B3233" w:rsidP="000B3233">
      <w:pPr>
        <w:spacing w:after="0" w:line="240" w:lineRule="auto"/>
        <w:rPr>
          <w:color w:val="000000" w:themeColor="text1"/>
          <w:sz w:val="24"/>
          <w:szCs w:val="24"/>
          <w:rPrChange w:id="703" w:author="Pervac" w:date="2014-08-31T23:45:00Z">
            <w:rPr>
              <w:color w:val="000000" w:themeColor="text1"/>
              <w:sz w:val="24"/>
              <w:szCs w:val="24"/>
            </w:rPr>
          </w:rPrChange>
        </w:rPr>
      </w:pPr>
      <w:r w:rsidRPr="00DC56EB">
        <w:rPr>
          <w:color w:val="000000" w:themeColor="text1"/>
          <w:sz w:val="24"/>
          <w:szCs w:val="24"/>
          <w:rPrChange w:id="704" w:author="Pervac" w:date="2014-08-31T23:45:00Z">
            <w:rPr>
              <w:color w:val="000000" w:themeColor="text1"/>
              <w:sz w:val="24"/>
              <w:szCs w:val="24"/>
            </w:rPr>
          </w:rPrChange>
        </w:rPr>
        <w:t xml:space="preserve">  PRIMARY KEY </w:t>
      </w:r>
      <w:proofErr w:type="gramStart"/>
      <w:r w:rsidRPr="00DC56EB">
        <w:rPr>
          <w:color w:val="000000" w:themeColor="text1"/>
          <w:sz w:val="24"/>
          <w:szCs w:val="24"/>
          <w:rPrChange w:id="705" w:author="Pervac" w:date="2014-08-31T23:45:00Z">
            <w:rPr>
              <w:color w:val="000000" w:themeColor="text1"/>
              <w:sz w:val="24"/>
              <w:szCs w:val="24"/>
            </w:rPr>
          </w:rPrChange>
        </w:rPr>
        <w:t xml:space="preserve">( </w:t>
      </w:r>
      <w:proofErr w:type="spellStart"/>
      <w:r w:rsidRPr="00DC56EB">
        <w:rPr>
          <w:color w:val="000000" w:themeColor="text1"/>
          <w:sz w:val="24"/>
          <w:szCs w:val="24"/>
          <w:rPrChange w:id="706" w:author="Pervac" w:date="2014-08-31T23:45:00Z">
            <w:rPr>
              <w:color w:val="000000" w:themeColor="text1"/>
              <w:sz w:val="24"/>
              <w:szCs w:val="24"/>
            </w:rPr>
          </w:rPrChange>
        </w:rPr>
        <w:t>idcargo</w:t>
      </w:r>
      <w:proofErr w:type="spellEnd"/>
      <w:proofErr w:type="gramEnd"/>
      <w:r w:rsidRPr="00DC56EB">
        <w:rPr>
          <w:color w:val="000000" w:themeColor="text1"/>
          <w:sz w:val="24"/>
          <w:szCs w:val="24"/>
          <w:rPrChange w:id="707"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708" w:author="Pervac" w:date="2014-08-31T23:45:00Z">
            <w:rPr>
              <w:color w:val="000000" w:themeColor="text1"/>
              <w:sz w:val="24"/>
              <w:szCs w:val="24"/>
            </w:rPr>
          </w:rPrChange>
        </w:rPr>
      </w:pPr>
      <w:r w:rsidRPr="00DC56EB">
        <w:rPr>
          <w:color w:val="000000" w:themeColor="text1"/>
          <w:sz w:val="24"/>
          <w:szCs w:val="24"/>
          <w:rPrChange w:id="709"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710"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711"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712" w:author="Pervac" w:date="2014-08-31T23:45:00Z">
            <w:rPr>
              <w:color w:val="000000" w:themeColor="text1"/>
              <w:sz w:val="24"/>
              <w:szCs w:val="24"/>
            </w:rPr>
          </w:rPrChange>
        </w:rPr>
      </w:pPr>
      <w:r w:rsidRPr="00DC56EB">
        <w:rPr>
          <w:color w:val="000000" w:themeColor="text1"/>
          <w:sz w:val="24"/>
          <w:szCs w:val="24"/>
          <w:rPrChange w:id="713" w:author="Pervac" w:date="2014-08-31T23:45:00Z">
            <w:rPr>
              <w:color w:val="000000" w:themeColor="text1"/>
              <w:sz w:val="24"/>
              <w:szCs w:val="24"/>
            </w:rPr>
          </w:rPrChange>
        </w:rPr>
        <w:t>CREATE TABLE  colaboradores  (</w:t>
      </w:r>
    </w:p>
    <w:p w:rsidR="000B3233" w:rsidRPr="00DC56EB" w:rsidRDefault="000B3233" w:rsidP="000B3233">
      <w:pPr>
        <w:spacing w:after="0" w:line="240" w:lineRule="auto"/>
        <w:rPr>
          <w:color w:val="000000" w:themeColor="text1"/>
          <w:sz w:val="24"/>
          <w:szCs w:val="24"/>
          <w:rPrChange w:id="714" w:author="Pervac" w:date="2014-08-31T23:45:00Z">
            <w:rPr>
              <w:color w:val="000000" w:themeColor="text1"/>
              <w:sz w:val="24"/>
              <w:szCs w:val="24"/>
            </w:rPr>
          </w:rPrChange>
        </w:rPr>
      </w:pPr>
      <w:r w:rsidRPr="00DC56EB">
        <w:rPr>
          <w:color w:val="000000" w:themeColor="text1"/>
          <w:sz w:val="24"/>
          <w:szCs w:val="24"/>
          <w:rPrChange w:id="715"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16" w:author="Pervac" w:date="2014-08-31T23:45:00Z">
            <w:rPr>
              <w:color w:val="000000" w:themeColor="text1"/>
              <w:sz w:val="24"/>
              <w:szCs w:val="24"/>
            </w:rPr>
          </w:rPrChange>
        </w:rPr>
        <w:t>dni</w:t>
      </w:r>
      <w:proofErr w:type="spellEnd"/>
      <w:proofErr w:type="gramEnd"/>
      <w:r w:rsidRPr="00DC56EB">
        <w:rPr>
          <w:color w:val="000000" w:themeColor="text1"/>
          <w:sz w:val="24"/>
          <w:szCs w:val="24"/>
          <w:rPrChange w:id="717" w:author="Pervac" w:date="2014-08-31T23:45:00Z">
            <w:rPr>
              <w:color w:val="000000" w:themeColor="text1"/>
              <w:sz w:val="24"/>
              <w:szCs w:val="24"/>
            </w:rPr>
          </w:rPrChange>
        </w:rPr>
        <w:t xml:space="preserve">  varchar2(8) ,</w:t>
      </w:r>
    </w:p>
    <w:p w:rsidR="000B3233" w:rsidRPr="00DC56EB" w:rsidRDefault="000B3233" w:rsidP="000B3233">
      <w:pPr>
        <w:spacing w:after="0" w:line="240" w:lineRule="auto"/>
        <w:rPr>
          <w:color w:val="000000" w:themeColor="text1"/>
          <w:sz w:val="24"/>
          <w:szCs w:val="24"/>
          <w:rPrChange w:id="718" w:author="Pervac" w:date="2014-08-31T23:45:00Z">
            <w:rPr>
              <w:color w:val="000000" w:themeColor="text1"/>
              <w:sz w:val="24"/>
              <w:szCs w:val="24"/>
            </w:rPr>
          </w:rPrChange>
        </w:rPr>
      </w:pPr>
      <w:r w:rsidRPr="00DC56EB">
        <w:rPr>
          <w:color w:val="000000" w:themeColor="text1"/>
          <w:sz w:val="24"/>
          <w:szCs w:val="24"/>
          <w:rPrChange w:id="719" w:author="Pervac" w:date="2014-08-31T23:45:00Z">
            <w:rPr>
              <w:color w:val="000000" w:themeColor="text1"/>
              <w:sz w:val="24"/>
              <w:szCs w:val="24"/>
            </w:rPr>
          </w:rPrChange>
        </w:rPr>
        <w:t xml:space="preserve">   </w:t>
      </w:r>
      <w:proofErr w:type="gramStart"/>
      <w:r w:rsidRPr="00DC56EB">
        <w:rPr>
          <w:color w:val="000000" w:themeColor="text1"/>
          <w:sz w:val="24"/>
          <w:szCs w:val="24"/>
          <w:rPrChange w:id="720" w:author="Pervac" w:date="2014-08-31T23:45:00Z">
            <w:rPr>
              <w:color w:val="000000" w:themeColor="text1"/>
              <w:sz w:val="24"/>
              <w:szCs w:val="24"/>
            </w:rPr>
          </w:rPrChange>
        </w:rPr>
        <w:t>nombres</w:t>
      </w:r>
      <w:proofErr w:type="gramEnd"/>
      <w:r w:rsidRPr="00DC56EB">
        <w:rPr>
          <w:color w:val="000000" w:themeColor="text1"/>
          <w:sz w:val="24"/>
          <w:szCs w:val="24"/>
          <w:rPrChange w:id="721" w:author="Pervac" w:date="2014-08-31T23:45:00Z">
            <w:rPr>
              <w:color w:val="000000" w:themeColor="text1"/>
              <w:sz w:val="24"/>
              <w:szCs w:val="24"/>
            </w:rPr>
          </w:rPrChange>
        </w:rPr>
        <w:t xml:space="preserve">  varchar2(200) ,</w:t>
      </w:r>
    </w:p>
    <w:p w:rsidR="000B3233" w:rsidRPr="00DC56EB" w:rsidRDefault="000B3233" w:rsidP="000B3233">
      <w:pPr>
        <w:spacing w:after="0" w:line="240" w:lineRule="auto"/>
        <w:rPr>
          <w:color w:val="000000" w:themeColor="text1"/>
          <w:sz w:val="24"/>
          <w:szCs w:val="24"/>
          <w:rPrChange w:id="722" w:author="Pervac" w:date="2014-08-31T23:45:00Z">
            <w:rPr>
              <w:color w:val="000000" w:themeColor="text1"/>
              <w:sz w:val="24"/>
              <w:szCs w:val="24"/>
            </w:rPr>
          </w:rPrChange>
        </w:rPr>
      </w:pPr>
      <w:r w:rsidRPr="00DC56EB">
        <w:rPr>
          <w:color w:val="000000" w:themeColor="text1"/>
          <w:sz w:val="24"/>
          <w:szCs w:val="24"/>
          <w:rPrChange w:id="723" w:author="Pervac" w:date="2014-08-31T23:45:00Z">
            <w:rPr>
              <w:color w:val="000000" w:themeColor="text1"/>
              <w:sz w:val="24"/>
              <w:szCs w:val="24"/>
            </w:rPr>
          </w:rPrChange>
        </w:rPr>
        <w:t xml:space="preserve">   </w:t>
      </w:r>
      <w:proofErr w:type="gramStart"/>
      <w:r w:rsidRPr="00DC56EB">
        <w:rPr>
          <w:color w:val="000000" w:themeColor="text1"/>
          <w:sz w:val="24"/>
          <w:szCs w:val="24"/>
          <w:rPrChange w:id="724" w:author="Pervac" w:date="2014-08-31T23:45:00Z">
            <w:rPr>
              <w:color w:val="000000" w:themeColor="text1"/>
              <w:sz w:val="24"/>
              <w:szCs w:val="24"/>
            </w:rPr>
          </w:rPrChange>
        </w:rPr>
        <w:t>apellidos</w:t>
      </w:r>
      <w:proofErr w:type="gramEnd"/>
      <w:r w:rsidRPr="00DC56EB">
        <w:rPr>
          <w:color w:val="000000" w:themeColor="text1"/>
          <w:sz w:val="24"/>
          <w:szCs w:val="24"/>
          <w:rPrChange w:id="725" w:author="Pervac" w:date="2014-08-31T23:45:00Z">
            <w:rPr>
              <w:color w:val="000000" w:themeColor="text1"/>
              <w:sz w:val="24"/>
              <w:szCs w:val="24"/>
            </w:rPr>
          </w:rPrChange>
        </w:rPr>
        <w:t xml:space="preserve">  varchar2(200) ,</w:t>
      </w:r>
    </w:p>
    <w:p w:rsidR="000B3233" w:rsidRPr="00DC56EB" w:rsidRDefault="000B3233" w:rsidP="000B3233">
      <w:pPr>
        <w:spacing w:after="0" w:line="240" w:lineRule="auto"/>
        <w:rPr>
          <w:color w:val="000000" w:themeColor="text1"/>
          <w:sz w:val="24"/>
          <w:szCs w:val="24"/>
          <w:rPrChange w:id="726" w:author="Pervac" w:date="2014-08-31T23:45:00Z">
            <w:rPr>
              <w:color w:val="000000" w:themeColor="text1"/>
              <w:sz w:val="24"/>
              <w:szCs w:val="24"/>
            </w:rPr>
          </w:rPrChange>
        </w:rPr>
      </w:pPr>
      <w:r w:rsidRPr="00DC56EB">
        <w:rPr>
          <w:color w:val="000000" w:themeColor="text1"/>
          <w:sz w:val="24"/>
          <w:szCs w:val="24"/>
          <w:rPrChange w:id="727"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28" w:author="Pervac" w:date="2014-08-31T23:45:00Z">
            <w:rPr>
              <w:color w:val="000000" w:themeColor="text1"/>
              <w:sz w:val="24"/>
              <w:szCs w:val="24"/>
            </w:rPr>
          </w:rPrChange>
        </w:rPr>
        <w:t>fechanac</w:t>
      </w:r>
      <w:proofErr w:type="spellEnd"/>
      <w:proofErr w:type="gramEnd"/>
      <w:r w:rsidRPr="00DC56EB">
        <w:rPr>
          <w:color w:val="000000" w:themeColor="text1"/>
          <w:sz w:val="24"/>
          <w:szCs w:val="24"/>
          <w:rPrChange w:id="729" w:author="Pervac" w:date="2014-08-31T23:45:00Z">
            <w:rPr>
              <w:color w:val="000000" w:themeColor="text1"/>
              <w:sz w:val="24"/>
              <w:szCs w:val="24"/>
            </w:rPr>
          </w:rPrChange>
        </w:rPr>
        <w:t xml:space="preserve">  date ,</w:t>
      </w:r>
    </w:p>
    <w:p w:rsidR="000B3233" w:rsidRPr="00DC56EB" w:rsidRDefault="000B3233" w:rsidP="000B3233">
      <w:pPr>
        <w:spacing w:after="0" w:line="240" w:lineRule="auto"/>
        <w:rPr>
          <w:color w:val="000000" w:themeColor="text1"/>
          <w:sz w:val="24"/>
          <w:szCs w:val="24"/>
          <w:rPrChange w:id="730" w:author="Pervac" w:date="2014-08-31T23:45:00Z">
            <w:rPr>
              <w:color w:val="000000" w:themeColor="text1"/>
              <w:sz w:val="24"/>
              <w:szCs w:val="24"/>
            </w:rPr>
          </w:rPrChange>
        </w:rPr>
      </w:pPr>
      <w:r w:rsidRPr="00DC56EB">
        <w:rPr>
          <w:color w:val="000000" w:themeColor="text1"/>
          <w:sz w:val="24"/>
          <w:szCs w:val="24"/>
          <w:rPrChange w:id="731" w:author="Pervac" w:date="2014-08-31T23:45:00Z">
            <w:rPr>
              <w:color w:val="000000" w:themeColor="text1"/>
              <w:sz w:val="24"/>
              <w:szCs w:val="24"/>
            </w:rPr>
          </w:rPrChange>
        </w:rPr>
        <w:t xml:space="preserve">   </w:t>
      </w:r>
      <w:proofErr w:type="gramStart"/>
      <w:r w:rsidRPr="00DC56EB">
        <w:rPr>
          <w:color w:val="000000" w:themeColor="text1"/>
          <w:sz w:val="24"/>
          <w:szCs w:val="24"/>
          <w:rPrChange w:id="732" w:author="Pervac" w:date="2014-08-31T23:45:00Z">
            <w:rPr>
              <w:color w:val="000000" w:themeColor="text1"/>
              <w:sz w:val="24"/>
              <w:szCs w:val="24"/>
            </w:rPr>
          </w:rPrChange>
        </w:rPr>
        <w:t>email</w:t>
      </w:r>
      <w:proofErr w:type="gramEnd"/>
      <w:r w:rsidRPr="00DC56EB">
        <w:rPr>
          <w:color w:val="000000" w:themeColor="text1"/>
          <w:sz w:val="24"/>
          <w:szCs w:val="24"/>
          <w:rPrChange w:id="733" w:author="Pervac" w:date="2014-08-31T23:45:00Z">
            <w:rPr>
              <w:color w:val="000000" w:themeColor="text1"/>
              <w:sz w:val="24"/>
              <w:szCs w:val="24"/>
            </w:rPr>
          </w:rPrChange>
        </w:rPr>
        <w:t xml:space="preserve">  varchar2(200) ,</w:t>
      </w:r>
    </w:p>
    <w:p w:rsidR="000B3233" w:rsidRPr="00DC56EB" w:rsidRDefault="000B3233" w:rsidP="000B3233">
      <w:pPr>
        <w:spacing w:after="0" w:line="240" w:lineRule="auto"/>
        <w:rPr>
          <w:color w:val="000000" w:themeColor="text1"/>
          <w:sz w:val="24"/>
          <w:szCs w:val="24"/>
          <w:rPrChange w:id="734" w:author="Pervac" w:date="2014-08-31T23:45:00Z">
            <w:rPr>
              <w:color w:val="000000" w:themeColor="text1"/>
              <w:sz w:val="24"/>
              <w:szCs w:val="24"/>
            </w:rPr>
          </w:rPrChange>
        </w:rPr>
      </w:pPr>
      <w:r w:rsidRPr="00DC56EB">
        <w:rPr>
          <w:color w:val="000000" w:themeColor="text1"/>
          <w:sz w:val="24"/>
          <w:szCs w:val="24"/>
          <w:rPrChange w:id="735" w:author="Pervac" w:date="2014-08-31T23:45:00Z">
            <w:rPr>
              <w:color w:val="000000" w:themeColor="text1"/>
              <w:sz w:val="24"/>
              <w:szCs w:val="24"/>
            </w:rPr>
          </w:rPrChange>
        </w:rPr>
        <w:t xml:space="preserve">   </w:t>
      </w:r>
      <w:proofErr w:type="gramStart"/>
      <w:r w:rsidRPr="00DC56EB">
        <w:rPr>
          <w:color w:val="000000" w:themeColor="text1"/>
          <w:sz w:val="24"/>
          <w:szCs w:val="24"/>
          <w:rPrChange w:id="736" w:author="Pervac" w:date="2014-08-31T23:45:00Z">
            <w:rPr>
              <w:color w:val="000000" w:themeColor="text1"/>
              <w:sz w:val="24"/>
              <w:szCs w:val="24"/>
            </w:rPr>
          </w:rPrChange>
        </w:rPr>
        <w:t>celular</w:t>
      </w:r>
      <w:proofErr w:type="gramEnd"/>
      <w:r w:rsidRPr="00DC56EB">
        <w:rPr>
          <w:color w:val="000000" w:themeColor="text1"/>
          <w:sz w:val="24"/>
          <w:szCs w:val="24"/>
          <w:rPrChange w:id="737" w:author="Pervac" w:date="2014-08-31T23:45:00Z">
            <w:rPr>
              <w:color w:val="000000" w:themeColor="text1"/>
              <w:sz w:val="24"/>
              <w:szCs w:val="24"/>
            </w:rPr>
          </w:rPrChange>
        </w:rPr>
        <w:t xml:space="preserve">  varchar2(45) ,</w:t>
      </w:r>
    </w:p>
    <w:p w:rsidR="000B3233" w:rsidRPr="00DC56EB" w:rsidRDefault="000B3233" w:rsidP="000B3233">
      <w:pPr>
        <w:spacing w:after="0" w:line="240" w:lineRule="auto"/>
        <w:rPr>
          <w:color w:val="000000" w:themeColor="text1"/>
          <w:sz w:val="24"/>
          <w:szCs w:val="24"/>
          <w:rPrChange w:id="738" w:author="Pervac" w:date="2014-08-31T23:45:00Z">
            <w:rPr>
              <w:color w:val="000000" w:themeColor="text1"/>
              <w:sz w:val="24"/>
              <w:szCs w:val="24"/>
            </w:rPr>
          </w:rPrChange>
        </w:rPr>
      </w:pPr>
      <w:r w:rsidRPr="00DC56EB">
        <w:rPr>
          <w:color w:val="000000" w:themeColor="text1"/>
          <w:sz w:val="24"/>
          <w:szCs w:val="24"/>
          <w:rPrChange w:id="739"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40" w:author="Pervac" w:date="2014-08-31T23:45:00Z">
            <w:rPr>
              <w:color w:val="000000" w:themeColor="text1"/>
              <w:sz w:val="24"/>
              <w:szCs w:val="24"/>
            </w:rPr>
          </w:rPrChange>
        </w:rPr>
        <w:t>fechacese</w:t>
      </w:r>
      <w:proofErr w:type="spellEnd"/>
      <w:proofErr w:type="gramEnd"/>
      <w:r w:rsidRPr="00DC56EB">
        <w:rPr>
          <w:color w:val="000000" w:themeColor="text1"/>
          <w:sz w:val="24"/>
          <w:szCs w:val="24"/>
          <w:rPrChange w:id="741" w:author="Pervac" w:date="2014-08-31T23:45:00Z">
            <w:rPr>
              <w:color w:val="000000" w:themeColor="text1"/>
              <w:sz w:val="24"/>
              <w:szCs w:val="24"/>
            </w:rPr>
          </w:rPrChange>
        </w:rPr>
        <w:t xml:space="preserve">  date ,</w:t>
      </w:r>
    </w:p>
    <w:p w:rsidR="000B3233" w:rsidRPr="00DC56EB" w:rsidRDefault="000B3233" w:rsidP="000B3233">
      <w:pPr>
        <w:spacing w:after="0" w:line="240" w:lineRule="auto"/>
        <w:rPr>
          <w:color w:val="000000" w:themeColor="text1"/>
          <w:sz w:val="24"/>
          <w:szCs w:val="24"/>
          <w:rPrChange w:id="742" w:author="Pervac" w:date="2014-08-31T23:45:00Z">
            <w:rPr>
              <w:color w:val="000000" w:themeColor="text1"/>
              <w:sz w:val="24"/>
              <w:szCs w:val="24"/>
            </w:rPr>
          </w:rPrChange>
        </w:rPr>
      </w:pPr>
      <w:r w:rsidRPr="00DC56EB">
        <w:rPr>
          <w:color w:val="000000" w:themeColor="text1"/>
          <w:sz w:val="24"/>
          <w:szCs w:val="24"/>
          <w:rPrChange w:id="743"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44" w:author="Pervac" w:date="2014-08-31T23:45:00Z">
            <w:rPr>
              <w:color w:val="000000" w:themeColor="text1"/>
              <w:sz w:val="24"/>
              <w:szCs w:val="24"/>
            </w:rPr>
          </w:rPrChange>
        </w:rPr>
        <w:t>idarea</w:t>
      </w:r>
      <w:proofErr w:type="spellEnd"/>
      <w:proofErr w:type="gramEnd"/>
      <w:r w:rsidRPr="00DC56EB">
        <w:rPr>
          <w:color w:val="000000" w:themeColor="text1"/>
          <w:sz w:val="24"/>
          <w:szCs w:val="24"/>
          <w:rPrChange w:id="745" w:author="Pervac" w:date="2014-08-31T23:45:00Z">
            <w:rPr>
              <w:color w:val="000000" w:themeColor="text1"/>
              <w:sz w:val="24"/>
              <w:szCs w:val="24"/>
            </w:rPr>
          </w:rPrChange>
        </w:rPr>
        <w:t xml:space="preserve">  </w:t>
      </w:r>
      <w:proofErr w:type="spellStart"/>
      <w:r w:rsidRPr="00DC56EB">
        <w:rPr>
          <w:color w:val="000000" w:themeColor="text1"/>
          <w:sz w:val="24"/>
          <w:szCs w:val="24"/>
          <w:rPrChange w:id="746" w:author="Pervac" w:date="2014-08-31T23:45:00Z">
            <w:rPr>
              <w:color w:val="000000" w:themeColor="text1"/>
              <w:sz w:val="24"/>
              <w:szCs w:val="24"/>
            </w:rPr>
          </w:rPrChange>
        </w:rPr>
        <w:t>number</w:t>
      </w:r>
      <w:proofErr w:type="spellEnd"/>
      <w:r w:rsidRPr="00DC56EB">
        <w:rPr>
          <w:color w:val="000000" w:themeColor="text1"/>
          <w:sz w:val="24"/>
          <w:szCs w:val="24"/>
          <w:rPrChange w:id="747" w:author="Pervac" w:date="2014-08-31T23:45:00Z">
            <w:rPr>
              <w:color w:val="000000" w:themeColor="text1"/>
              <w:sz w:val="24"/>
              <w:szCs w:val="24"/>
            </w:rPr>
          </w:rPrChange>
        </w:rPr>
        <w:t>(3) ,</w:t>
      </w:r>
    </w:p>
    <w:p w:rsidR="000B3233" w:rsidRPr="00DC56EB" w:rsidRDefault="000B3233" w:rsidP="000B3233">
      <w:pPr>
        <w:spacing w:after="0" w:line="240" w:lineRule="auto"/>
        <w:rPr>
          <w:color w:val="000000" w:themeColor="text1"/>
          <w:sz w:val="24"/>
          <w:szCs w:val="24"/>
          <w:rPrChange w:id="748" w:author="Pervac" w:date="2014-08-31T23:45:00Z">
            <w:rPr>
              <w:color w:val="000000" w:themeColor="text1"/>
              <w:sz w:val="24"/>
              <w:szCs w:val="24"/>
            </w:rPr>
          </w:rPrChange>
        </w:rPr>
      </w:pPr>
      <w:r w:rsidRPr="00DC56EB">
        <w:rPr>
          <w:color w:val="000000" w:themeColor="text1"/>
          <w:sz w:val="24"/>
          <w:szCs w:val="24"/>
          <w:rPrChange w:id="749"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50" w:author="Pervac" w:date="2014-08-31T23:45:00Z">
            <w:rPr>
              <w:color w:val="000000" w:themeColor="text1"/>
              <w:sz w:val="24"/>
              <w:szCs w:val="24"/>
            </w:rPr>
          </w:rPrChange>
        </w:rPr>
        <w:t>idcargo</w:t>
      </w:r>
      <w:proofErr w:type="spellEnd"/>
      <w:proofErr w:type="gramEnd"/>
      <w:r w:rsidRPr="00DC56EB">
        <w:rPr>
          <w:color w:val="000000" w:themeColor="text1"/>
          <w:sz w:val="24"/>
          <w:szCs w:val="24"/>
          <w:rPrChange w:id="751" w:author="Pervac" w:date="2014-08-31T23:45:00Z">
            <w:rPr>
              <w:color w:val="000000" w:themeColor="text1"/>
              <w:sz w:val="24"/>
              <w:szCs w:val="24"/>
            </w:rPr>
          </w:rPrChange>
        </w:rPr>
        <w:t xml:space="preserve">  </w:t>
      </w:r>
      <w:proofErr w:type="spellStart"/>
      <w:r w:rsidRPr="00DC56EB">
        <w:rPr>
          <w:color w:val="000000" w:themeColor="text1"/>
          <w:sz w:val="24"/>
          <w:szCs w:val="24"/>
          <w:rPrChange w:id="752" w:author="Pervac" w:date="2014-08-31T23:45:00Z">
            <w:rPr>
              <w:color w:val="000000" w:themeColor="text1"/>
              <w:sz w:val="24"/>
              <w:szCs w:val="24"/>
            </w:rPr>
          </w:rPrChange>
        </w:rPr>
        <w:t>number</w:t>
      </w:r>
      <w:proofErr w:type="spellEnd"/>
      <w:r w:rsidRPr="00DC56EB">
        <w:rPr>
          <w:color w:val="000000" w:themeColor="text1"/>
          <w:sz w:val="24"/>
          <w:szCs w:val="24"/>
          <w:rPrChange w:id="753" w:author="Pervac" w:date="2014-08-31T23:45:00Z">
            <w:rPr>
              <w:color w:val="000000" w:themeColor="text1"/>
              <w:sz w:val="24"/>
              <w:szCs w:val="24"/>
            </w:rPr>
          </w:rPrChange>
        </w:rPr>
        <w:t>(3) ,</w:t>
      </w:r>
    </w:p>
    <w:p w:rsidR="000B3233" w:rsidRPr="00DC56EB" w:rsidRDefault="000B3233" w:rsidP="000B3233">
      <w:pPr>
        <w:spacing w:after="0" w:line="240" w:lineRule="auto"/>
        <w:rPr>
          <w:color w:val="000000" w:themeColor="text1"/>
          <w:sz w:val="24"/>
          <w:szCs w:val="24"/>
          <w:rPrChange w:id="754" w:author="Pervac" w:date="2014-08-31T23:45:00Z">
            <w:rPr>
              <w:color w:val="000000" w:themeColor="text1"/>
              <w:sz w:val="24"/>
              <w:szCs w:val="24"/>
            </w:rPr>
          </w:rPrChange>
        </w:rPr>
      </w:pPr>
      <w:r w:rsidRPr="00DC56EB">
        <w:rPr>
          <w:color w:val="000000" w:themeColor="text1"/>
          <w:sz w:val="24"/>
          <w:szCs w:val="24"/>
          <w:rPrChange w:id="755" w:author="Pervac" w:date="2014-08-31T23:45:00Z">
            <w:rPr>
              <w:color w:val="000000" w:themeColor="text1"/>
              <w:sz w:val="24"/>
              <w:szCs w:val="24"/>
            </w:rPr>
          </w:rPrChange>
        </w:rPr>
        <w:t xml:space="preserve">   </w:t>
      </w:r>
      <w:proofErr w:type="gramStart"/>
      <w:r w:rsidRPr="00DC56EB">
        <w:rPr>
          <w:color w:val="000000" w:themeColor="text1"/>
          <w:sz w:val="24"/>
          <w:szCs w:val="24"/>
          <w:rPrChange w:id="756" w:author="Pervac" w:date="2014-08-31T23:45:00Z">
            <w:rPr>
              <w:color w:val="000000" w:themeColor="text1"/>
              <w:sz w:val="24"/>
              <w:szCs w:val="24"/>
            </w:rPr>
          </w:rPrChange>
        </w:rPr>
        <w:t>foto</w:t>
      </w:r>
      <w:proofErr w:type="gramEnd"/>
      <w:r w:rsidRPr="00DC56EB">
        <w:rPr>
          <w:color w:val="000000" w:themeColor="text1"/>
          <w:sz w:val="24"/>
          <w:szCs w:val="24"/>
          <w:rPrChange w:id="757" w:author="Pervac" w:date="2014-08-31T23:45:00Z">
            <w:rPr>
              <w:color w:val="000000" w:themeColor="text1"/>
              <w:sz w:val="24"/>
              <w:szCs w:val="24"/>
            </w:rPr>
          </w:rPrChange>
        </w:rPr>
        <w:t xml:space="preserve">  blob,</w:t>
      </w:r>
    </w:p>
    <w:p w:rsidR="000B3233" w:rsidRPr="00DC56EB" w:rsidRDefault="000B3233" w:rsidP="000B3233">
      <w:pPr>
        <w:spacing w:after="0" w:line="240" w:lineRule="auto"/>
        <w:rPr>
          <w:color w:val="000000" w:themeColor="text1"/>
          <w:sz w:val="24"/>
          <w:szCs w:val="24"/>
          <w:rPrChange w:id="758" w:author="Pervac" w:date="2014-08-31T23:45:00Z">
            <w:rPr>
              <w:color w:val="000000" w:themeColor="text1"/>
              <w:sz w:val="24"/>
              <w:szCs w:val="24"/>
            </w:rPr>
          </w:rPrChange>
        </w:rPr>
      </w:pPr>
      <w:r w:rsidRPr="00DC56EB">
        <w:rPr>
          <w:color w:val="000000" w:themeColor="text1"/>
          <w:sz w:val="24"/>
          <w:szCs w:val="24"/>
          <w:rPrChange w:id="759" w:author="Pervac" w:date="2014-08-31T23:45:00Z">
            <w:rPr>
              <w:color w:val="000000" w:themeColor="text1"/>
              <w:sz w:val="24"/>
              <w:szCs w:val="24"/>
            </w:rPr>
          </w:rPrChange>
        </w:rPr>
        <w:t xml:space="preserve">   </w:t>
      </w:r>
      <w:proofErr w:type="gramStart"/>
      <w:r w:rsidRPr="00DC56EB">
        <w:rPr>
          <w:color w:val="000000" w:themeColor="text1"/>
          <w:sz w:val="24"/>
          <w:szCs w:val="24"/>
          <w:rPrChange w:id="760" w:author="Pervac" w:date="2014-08-31T23:45:00Z">
            <w:rPr>
              <w:color w:val="000000" w:themeColor="text1"/>
              <w:sz w:val="24"/>
              <w:szCs w:val="24"/>
            </w:rPr>
          </w:rPrChange>
        </w:rPr>
        <w:t>estado</w:t>
      </w:r>
      <w:proofErr w:type="gramEnd"/>
      <w:r w:rsidRPr="00DC56EB">
        <w:rPr>
          <w:color w:val="000000" w:themeColor="text1"/>
          <w:sz w:val="24"/>
          <w:szCs w:val="24"/>
          <w:rPrChange w:id="761" w:author="Pervac" w:date="2014-08-31T23:45:00Z">
            <w:rPr>
              <w:color w:val="000000" w:themeColor="text1"/>
              <w:sz w:val="24"/>
              <w:szCs w:val="24"/>
            </w:rPr>
          </w:rPrChange>
        </w:rPr>
        <w:t xml:space="preserve">  varchar2(1) ,</w:t>
      </w:r>
    </w:p>
    <w:p w:rsidR="000B3233" w:rsidRPr="00DC56EB" w:rsidRDefault="000B3233" w:rsidP="000B3233">
      <w:pPr>
        <w:spacing w:after="0" w:line="240" w:lineRule="auto"/>
        <w:rPr>
          <w:color w:val="000000" w:themeColor="text1"/>
          <w:sz w:val="24"/>
          <w:szCs w:val="24"/>
          <w:rPrChange w:id="762" w:author="Pervac" w:date="2014-08-31T23:45:00Z">
            <w:rPr>
              <w:color w:val="000000" w:themeColor="text1"/>
              <w:sz w:val="24"/>
              <w:szCs w:val="24"/>
            </w:rPr>
          </w:rPrChange>
        </w:rPr>
      </w:pPr>
      <w:r w:rsidRPr="00DC56EB">
        <w:rPr>
          <w:color w:val="000000" w:themeColor="text1"/>
          <w:sz w:val="24"/>
          <w:szCs w:val="24"/>
          <w:rPrChange w:id="763" w:author="Pervac" w:date="2014-08-31T23:45:00Z">
            <w:rPr>
              <w:color w:val="000000" w:themeColor="text1"/>
              <w:sz w:val="24"/>
              <w:szCs w:val="24"/>
            </w:rPr>
          </w:rPrChange>
        </w:rPr>
        <w:t xml:space="preserve">  PRIMARY KEY </w:t>
      </w:r>
      <w:proofErr w:type="gramStart"/>
      <w:r w:rsidRPr="00DC56EB">
        <w:rPr>
          <w:color w:val="000000" w:themeColor="text1"/>
          <w:sz w:val="24"/>
          <w:szCs w:val="24"/>
          <w:rPrChange w:id="764" w:author="Pervac" w:date="2014-08-31T23:45:00Z">
            <w:rPr>
              <w:color w:val="000000" w:themeColor="text1"/>
              <w:sz w:val="24"/>
              <w:szCs w:val="24"/>
            </w:rPr>
          </w:rPrChange>
        </w:rPr>
        <w:t xml:space="preserve">( </w:t>
      </w:r>
      <w:proofErr w:type="spellStart"/>
      <w:r w:rsidRPr="00DC56EB">
        <w:rPr>
          <w:color w:val="000000" w:themeColor="text1"/>
          <w:sz w:val="24"/>
          <w:szCs w:val="24"/>
          <w:rPrChange w:id="765" w:author="Pervac" w:date="2014-08-31T23:45:00Z">
            <w:rPr>
              <w:color w:val="000000" w:themeColor="text1"/>
              <w:sz w:val="24"/>
              <w:szCs w:val="24"/>
            </w:rPr>
          </w:rPrChange>
        </w:rPr>
        <w:t>dni</w:t>
      </w:r>
      <w:proofErr w:type="spellEnd"/>
      <w:proofErr w:type="gramEnd"/>
      <w:r w:rsidRPr="00DC56EB">
        <w:rPr>
          <w:color w:val="000000" w:themeColor="text1"/>
          <w:sz w:val="24"/>
          <w:szCs w:val="24"/>
          <w:rPrChange w:id="766"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767" w:author="Pervac" w:date="2014-08-31T23:45:00Z">
            <w:rPr>
              <w:color w:val="000000" w:themeColor="text1"/>
              <w:sz w:val="24"/>
              <w:szCs w:val="24"/>
            </w:rPr>
          </w:rPrChange>
        </w:rPr>
      </w:pPr>
      <w:r w:rsidRPr="00DC56EB">
        <w:rPr>
          <w:color w:val="000000" w:themeColor="text1"/>
          <w:sz w:val="24"/>
          <w:szCs w:val="24"/>
          <w:rPrChange w:id="768"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769"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770"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771" w:author="Pervac" w:date="2014-08-31T23:45:00Z">
            <w:rPr>
              <w:color w:val="000000" w:themeColor="text1"/>
              <w:sz w:val="24"/>
              <w:szCs w:val="24"/>
            </w:rPr>
          </w:rPrChange>
        </w:rPr>
      </w:pPr>
      <w:r w:rsidRPr="00DC56EB">
        <w:rPr>
          <w:color w:val="000000" w:themeColor="text1"/>
          <w:sz w:val="24"/>
          <w:szCs w:val="24"/>
          <w:rPrChange w:id="772" w:author="Pervac" w:date="2014-08-31T23:45:00Z">
            <w:rPr>
              <w:color w:val="000000" w:themeColor="text1"/>
              <w:sz w:val="24"/>
              <w:szCs w:val="24"/>
            </w:rPr>
          </w:rPrChange>
        </w:rPr>
        <w:t xml:space="preserve">CREATE TABLE  </w:t>
      </w:r>
      <w:proofErr w:type="spellStart"/>
      <w:r w:rsidRPr="00DC56EB">
        <w:rPr>
          <w:color w:val="000000" w:themeColor="text1"/>
          <w:sz w:val="24"/>
          <w:szCs w:val="24"/>
          <w:rPrChange w:id="773" w:author="Pervac" w:date="2014-08-31T23:45:00Z">
            <w:rPr>
              <w:color w:val="000000" w:themeColor="text1"/>
              <w:sz w:val="24"/>
              <w:szCs w:val="24"/>
            </w:rPr>
          </w:rPrChange>
        </w:rPr>
        <w:t>registroes</w:t>
      </w:r>
      <w:proofErr w:type="spellEnd"/>
      <w:r w:rsidRPr="00DC56EB">
        <w:rPr>
          <w:color w:val="000000" w:themeColor="text1"/>
          <w:sz w:val="24"/>
          <w:szCs w:val="24"/>
          <w:rPrChange w:id="774"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775" w:author="Pervac" w:date="2014-08-31T23:45:00Z">
            <w:rPr>
              <w:color w:val="000000" w:themeColor="text1"/>
              <w:sz w:val="24"/>
              <w:szCs w:val="24"/>
            </w:rPr>
          </w:rPrChange>
        </w:rPr>
      </w:pPr>
      <w:r w:rsidRPr="00DC56EB">
        <w:rPr>
          <w:color w:val="000000" w:themeColor="text1"/>
          <w:sz w:val="24"/>
          <w:szCs w:val="24"/>
          <w:rPrChange w:id="776"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77" w:author="Pervac" w:date="2014-08-31T23:45:00Z">
            <w:rPr>
              <w:color w:val="000000" w:themeColor="text1"/>
              <w:sz w:val="24"/>
              <w:szCs w:val="24"/>
            </w:rPr>
          </w:rPrChange>
        </w:rPr>
        <w:t>idregistro</w:t>
      </w:r>
      <w:proofErr w:type="spellEnd"/>
      <w:proofErr w:type="gramEnd"/>
      <w:r w:rsidRPr="00DC56EB">
        <w:rPr>
          <w:color w:val="000000" w:themeColor="text1"/>
          <w:sz w:val="24"/>
          <w:szCs w:val="24"/>
          <w:rPrChange w:id="778" w:author="Pervac" w:date="2014-08-31T23:45:00Z">
            <w:rPr>
              <w:color w:val="000000" w:themeColor="text1"/>
              <w:sz w:val="24"/>
              <w:szCs w:val="24"/>
            </w:rPr>
          </w:rPrChange>
        </w:rPr>
        <w:t xml:space="preserve">  </w:t>
      </w:r>
      <w:proofErr w:type="spellStart"/>
      <w:r w:rsidRPr="00DC56EB">
        <w:rPr>
          <w:color w:val="000000" w:themeColor="text1"/>
          <w:sz w:val="24"/>
          <w:szCs w:val="24"/>
          <w:rPrChange w:id="779" w:author="Pervac" w:date="2014-08-31T23:45:00Z">
            <w:rPr>
              <w:color w:val="000000" w:themeColor="text1"/>
              <w:sz w:val="24"/>
              <w:szCs w:val="24"/>
            </w:rPr>
          </w:rPrChange>
        </w:rPr>
        <w:t>number</w:t>
      </w:r>
      <w:proofErr w:type="spellEnd"/>
      <w:r w:rsidRPr="00DC56EB">
        <w:rPr>
          <w:color w:val="000000" w:themeColor="text1"/>
          <w:sz w:val="24"/>
          <w:szCs w:val="24"/>
          <w:rPrChange w:id="780" w:author="Pervac" w:date="2014-08-31T23:45:00Z">
            <w:rPr>
              <w:color w:val="000000" w:themeColor="text1"/>
              <w:sz w:val="24"/>
              <w:szCs w:val="24"/>
            </w:rPr>
          </w:rPrChange>
        </w:rPr>
        <w:t>(38) ,</w:t>
      </w:r>
    </w:p>
    <w:p w:rsidR="000B3233" w:rsidRPr="00DC56EB" w:rsidRDefault="000B3233" w:rsidP="000B3233">
      <w:pPr>
        <w:spacing w:after="0" w:line="240" w:lineRule="auto"/>
        <w:rPr>
          <w:color w:val="000000" w:themeColor="text1"/>
          <w:sz w:val="24"/>
          <w:szCs w:val="24"/>
          <w:rPrChange w:id="781" w:author="Pervac" w:date="2014-08-31T23:45:00Z">
            <w:rPr>
              <w:color w:val="000000" w:themeColor="text1"/>
              <w:sz w:val="24"/>
              <w:szCs w:val="24"/>
            </w:rPr>
          </w:rPrChange>
        </w:rPr>
      </w:pPr>
      <w:r w:rsidRPr="00DC56EB">
        <w:rPr>
          <w:color w:val="000000" w:themeColor="text1"/>
          <w:sz w:val="24"/>
          <w:szCs w:val="24"/>
          <w:rPrChange w:id="782"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83" w:author="Pervac" w:date="2014-08-31T23:45:00Z">
            <w:rPr>
              <w:color w:val="000000" w:themeColor="text1"/>
              <w:sz w:val="24"/>
              <w:szCs w:val="24"/>
            </w:rPr>
          </w:rPrChange>
        </w:rPr>
        <w:t>dni</w:t>
      </w:r>
      <w:proofErr w:type="spellEnd"/>
      <w:proofErr w:type="gramEnd"/>
      <w:r w:rsidRPr="00DC56EB">
        <w:rPr>
          <w:color w:val="000000" w:themeColor="text1"/>
          <w:sz w:val="24"/>
          <w:szCs w:val="24"/>
          <w:rPrChange w:id="784" w:author="Pervac" w:date="2014-08-31T23:45:00Z">
            <w:rPr>
              <w:color w:val="000000" w:themeColor="text1"/>
              <w:sz w:val="24"/>
              <w:szCs w:val="24"/>
            </w:rPr>
          </w:rPrChange>
        </w:rPr>
        <w:t xml:space="preserve">  varchar2(8) ,</w:t>
      </w:r>
    </w:p>
    <w:p w:rsidR="000B3233" w:rsidRPr="00DC56EB" w:rsidRDefault="000B3233" w:rsidP="000B3233">
      <w:pPr>
        <w:spacing w:after="0" w:line="240" w:lineRule="auto"/>
        <w:rPr>
          <w:color w:val="000000" w:themeColor="text1"/>
          <w:sz w:val="24"/>
          <w:szCs w:val="24"/>
          <w:rPrChange w:id="785" w:author="Pervac" w:date="2014-08-31T23:45:00Z">
            <w:rPr>
              <w:color w:val="000000" w:themeColor="text1"/>
              <w:sz w:val="24"/>
              <w:szCs w:val="24"/>
            </w:rPr>
          </w:rPrChange>
        </w:rPr>
      </w:pPr>
      <w:r w:rsidRPr="00DC56EB">
        <w:rPr>
          <w:color w:val="000000" w:themeColor="text1"/>
          <w:sz w:val="24"/>
          <w:szCs w:val="24"/>
          <w:rPrChange w:id="786"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787" w:author="Pervac" w:date="2014-08-31T23:45:00Z">
            <w:rPr>
              <w:color w:val="000000" w:themeColor="text1"/>
              <w:sz w:val="24"/>
              <w:szCs w:val="24"/>
            </w:rPr>
          </w:rPrChange>
        </w:rPr>
        <w:t>timeentradasalida</w:t>
      </w:r>
      <w:proofErr w:type="spellEnd"/>
      <w:proofErr w:type="gramEnd"/>
      <w:r w:rsidRPr="00DC56EB">
        <w:rPr>
          <w:color w:val="000000" w:themeColor="text1"/>
          <w:sz w:val="24"/>
          <w:szCs w:val="24"/>
          <w:rPrChange w:id="788" w:author="Pervac" w:date="2014-08-31T23:45:00Z">
            <w:rPr>
              <w:color w:val="000000" w:themeColor="text1"/>
              <w:sz w:val="24"/>
              <w:szCs w:val="24"/>
            </w:rPr>
          </w:rPrChange>
        </w:rPr>
        <w:t xml:space="preserve">  </w:t>
      </w:r>
      <w:proofErr w:type="spellStart"/>
      <w:r w:rsidRPr="00DC56EB">
        <w:rPr>
          <w:color w:val="000000" w:themeColor="text1"/>
          <w:sz w:val="24"/>
          <w:szCs w:val="24"/>
          <w:rPrChange w:id="789" w:author="Pervac" w:date="2014-08-31T23:45:00Z">
            <w:rPr>
              <w:color w:val="000000" w:themeColor="text1"/>
              <w:sz w:val="24"/>
              <w:szCs w:val="24"/>
            </w:rPr>
          </w:rPrChange>
        </w:rPr>
        <w:t>timestamp</w:t>
      </w:r>
      <w:proofErr w:type="spellEnd"/>
      <w:r w:rsidRPr="00DC56EB">
        <w:rPr>
          <w:color w:val="000000" w:themeColor="text1"/>
          <w:sz w:val="24"/>
          <w:szCs w:val="24"/>
          <w:rPrChange w:id="790"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791" w:author="Pervac" w:date="2014-08-31T23:45:00Z">
            <w:rPr>
              <w:color w:val="000000" w:themeColor="text1"/>
              <w:sz w:val="24"/>
              <w:szCs w:val="24"/>
            </w:rPr>
          </w:rPrChange>
        </w:rPr>
      </w:pPr>
      <w:r w:rsidRPr="00DC56EB">
        <w:rPr>
          <w:color w:val="000000" w:themeColor="text1"/>
          <w:sz w:val="24"/>
          <w:szCs w:val="24"/>
          <w:rPrChange w:id="792" w:author="Pervac" w:date="2014-08-31T23:45:00Z">
            <w:rPr>
              <w:color w:val="000000" w:themeColor="text1"/>
              <w:sz w:val="24"/>
              <w:szCs w:val="24"/>
            </w:rPr>
          </w:rPrChange>
        </w:rPr>
        <w:t xml:space="preserve">   </w:t>
      </w:r>
      <w:proofErr w:type="spellStart"/>
      <w:r w:rsidRPr="00DC56EB">
        <w:rPr>
          <w:color w:val="000000" w:themeColor="text1"/>
          <w:sz w:val="24"/>
          <w:szCs w:val="24"/>
          <w:rPrChange w:id="793" w:author="Pervac" w:date="2014-08-31T23:45:00Z">
            <w:rPr>
              <w:color w:val="000000" w:themeColor="text1"/>
              <w:sz w:val="24"/>
              <w:szCs w:val="24"/>
            </w:rPr>
          </w:rPrChange>
        </w:rPr>
        <w:t>idestado_es</w:t>
      </w:r>
      <w:proofErr w:type="spellEnd"/>
      <w:r w:rsidRPr="00DC56EB">
        <w:rPr>
          <w:color w:val="000000" w:themeColor="text1"/>
          <w:sz w:val="24"/>
          <w:szCs w:val="24"/>
          <w:rPrChange w:id="794" w:author="Pervac" w:date="2014-08-31T23:45:00Z">
            <w:rPr>
              <w:color w:val="000000" w:themeColor="text1"/>
              <w:sz w:val="24"/>
              <w:szCs w:val="24"/>
            </w:rPr>
          </w:rPrChange>
        </w:rPr>
        <w:t xml:space="preserve">  </w:t>
      </w:r>
      <w:proofErr w:type="gramStart"/>
      <w:r w:rsidRPr="00DC56EB">
        <w:rPr>
          <w:color w:val="000000" w:themeColor="text1"/>
          <w:sz w:val="24"/>
          <w:szCs w:val="24"/>
          <w:rPrChange w:id="795" w:author="Pervac" w:date="2014-08-31T23:45:00Z">
            <w:rPr>
              <w:color w:val="000000" w:themeColor="text1"/>
              <w:sz w:val="24"/>
              <w:szCs w:val="24"/>
            </w:rPr>
          </w:rPrChange>
        </w:rPr>
        <w:t>varchar2(</w:t>
      </w:r>
      <w:proofErr w:type="gramEnd"/>
      <w:r w:rsidRPr="00DC56EB">
        <w:rPr>
          <w:color w:val="000000" w:themeColor="text1"/>
          <w:sz w:val="24"/>
          <w:szCs w:val="24"/>
          <w:rPrChange w:id="796" w:author="Pervac" w:date="2014-08-31T23:45:00Z">
            <w:rPr>
              <w:color w:val="000000" w:themeColor="text1"/>
              <w:sz w:val="24"/>
              <w:szCs w:val="24"/>
            </w:rPr>
          </w:rPrChange>
        </w:rPr>
        <w:t>1) ,</w:t>
      </w:r>
    </w:p>
    <w:p w:rsidR="000B3233" w:rsidRPr="00DC56EB" w:rsidRDefault="000B3233" w:rsidP="000B3233">
      <w:pPr>
        <w:spacing w:after="0" w:line="240" w:lineRule="auto"/>
        <w:rPr>
          <w:color w:val="000000" w:themeColor="text1"/>
          <w:sz w:val="24"/>
          <w:szCs w:val="24"/>
          <w:rPrChange w:id="797" w:author="Pervac" w:date="2014-08-31T23:45:00Z">
            <w:rPr>
              <w:color w:val="000000" w:themeColor="text1"/>
              <w:sz w:val="24"/>
              <w:szCs w:val="24"/>
            </w:rPr>
          </w:rPrChange>
        </w:rPr>
      </w:pPr>
      <w:r w:rsidRPr="00DC56EB">
        <w:rPr>
          <w:color w:val="000000" w:themeColor="text1"/>
          <w:sz w:val="24"/>
          <w:szCs w:val="24"/>
          <w:rPrChange w:id="798" w:author="Pervac" w:date="2014-08-31T23:45:00Z">
            <w:rPr>
              <w:color w:val="000000" w:themeColor="text1"/>
              <w:sz w:val="24"/>
              <w:szCs w:val="24"/>
            </w:rPr>
          </w:rPrChange>
        </w:rPr>
        <w:t xml:space="preserve">  PRIMARY KEY </w:t>
      </w:r>
      <w:proofErr w:type="gramStart"/>
      <w:r w:rsidRPr="00DC56EB">
        <w:rPr>
          <w:color w:val="000000" w:themeColor="text1"/>
          <w:sz w:val="24"/>
          <w:szCs w:val="24"/>
          <w:rPrChange w:id="799" w:author="Pervac" w:date="2014-08-31T23:45:00Z">
            <w:rPr>
              <w:color w:val="000000" w:themeColor="text1"/>
              <w:sz w:val="24"/>
              <w:szCs w:val="24"/>
            </w:rPr>
          </w:rPrChange>
        </w:rPr>
        <w:t xml:space="preserve">( </w:t>
      </w:r>
      <w:proofErr w:type="spellStart"/>
      <w:r w:rsidRPr="00DC56EB">
        <w:rPr>
          <w:color w:val="000000" w:themeColor="text1"/>
          <w:sz w:val="24"/>
          <w:szCs w:val="24"/>
          <w:rPrChange w:id="800" w:author="Pervac" w:date="2014-08-31T23:45:00Z">
            <w:rPr>
              <w:color w:val="000000" w:themeColor="text1"/>
              <w:sz w:val="24"/>
              <w:szCs w:val="24"/>
            </w:rPr>
          </w:rPrChange>
        </w:rPr>
        <w:t>idregistro</w:t>
      </w:r>
      <w:proofErr w:type="spellEnd"/>
      <w:proofErr w:type="gramEnd"/>
      <w:r w:rsidRPr="00DC56EB">
        <w:rPr>
          <w:color w:val="000000" w:themeColor="text1"/>
          <w:sz w:val="24"/>
          <w:szCs w:val="24"/>
          <w:rPrChange w:id="801"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02" w:author="Pervac" w:date="2014-08-31T23:45:00Z">
            <w:rPr>
              <w:color w:val="000000" w:themeColor="text1"/>
              <w:sz w:val="24"/>
              <w:szCs w:val="24"/>
            </w:rPr>
          </w:rPrChange>
        </w:rPr>
      </w:pPr>
      <w:r w:rsidRPr="00DC56EB">
        <w:rPr>
          <w:color w:val="000000" w:themeColor="text1"/>
          <w:sz w:val="24"/>
          <w:szCs w:val="24"/>
          <w:rPrChange w:id="803"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04" w:author="Pervac" w:date="2014-08-31T23:45:00Z">
            <w:rPr>
              <w:color w:val="000000" w:themeColor="text1"/>
              <w:sz w:val="24"/>
              <w:szCs w:val="24"/>
            </w:rPr>
          </w:rPrChange>
        </w:rPr>
      </w:pPr>
      <w:r w:rsidRPr="00DC56EB">
        <w:rPr>
          <w:color w:val="000000" w:themeColor="text1"/>
          <w:sz w:val="24"/>
          <w:szCs w:val="24"/>
          <w:rPrChange w:id="805"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06"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07"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08" w:author="Pervac" w:date="2014-08-31T23:45:00Z">
            <w:rPr>
              <w:color w:val="000000" w:themeColor="text1"/>
              <w:sz w:val="24"/>
              <w:szCs w:val="24"/>
            </w:rPr>
          </w:rPrChange>
        </w:rPr>
      </w:pPr>
      <w:r w:rsidRPr="00DC56EB">
        <w:rPr>
          <w:color w:val="000000" w:themeColor="text1"/>
          <w:sz w:val="24"/>
          <w:szCs w:val="24"/>
          <w:rPrChange w:id="809" w:author="Pervac" w:date="2014-08-31T23:45:00Z">
            <w:rPr>
              <w:color w:val="000000" w:themeColor="text1"/>
              <w:sz w:val="24"/>
              <w:szCs w:val="24"/>
            </w:rPr>
          </w:rPrChange>
        </w:rPr>
        <w:t xml:space="preserve">CREATE TABLE  </w:t>
      </w:r>
      <w:proofErr w:type="spellStart"/>
      <w:r w:rsidRPr="00DC56EB">
        <w:rPr>
          <w:color w:val="000000" w:themeColor="text1"/>
          <w:sz w:val="24"/>
          <w:szCs w:val="24"/>
          <w:rPrChange w:id="810" w:author="Pervac" w:date="2014-08-31T23:45:00Z">
            <w:rPr>
              <w:color w:val="000000" w:themeColor="text1"/>
              <w:sz w:val="24"/>
              <w:szCs w:val="24"/>
            </w:rPr>
          </w:rPrChange>
        </w:rPr>
        <w:t>sismanager</w:t>
      </w:r>
      <w:proofErr w:type="spellEnd"/>
      <w:r w:rsidRPr="00DC56EB">
        <w:rPr>
          <w:color w:val="000000" w:themeColor="text1"/>
          <w:sz w:val="24"/>
          <w:szCs w:val="24"/>
          <w:rPrChange w:id="811"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12" w:author="Pervac" w:date="2014-08-31T23:45:00Z">
            <w:rPr>
              <w:color w:val="000000" w:themeColor="text1"/>
              <w:sz w:val="24"/>
              <w:szCs w:val="24"/>
            </w:rPr>
          </w:rPrChange>
        </w:rPr>
      </w:pPr>
      <w:r w:rsidRPr="00DC56EB">
        <w:rPr>
          <w:color w:val="000000" w:themeColor="text1"/>
          <w:sz w:val="24"/>
          <w:szCs w:val="24"/>
          <w:rPrChange w:id="813"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814" w:author="Pervac" w:date="2014-08-31T23:45:00Z">
            <w:rPr>
              <w:color w:val="000000" w:themeColor="text1"/>
              <w:sz w:val="24"/>
              <w:szCs w:val="24"/>
            </w:rPr>
          </w:rPrChange>
        </w:rPr>
        <w:t>idPersonal</w:t>
      </w:r>
      <w:proofErr w:type="spellEnd"/>
      <w:proofErr w:type="gramEnd"/>
      <w:r w:rsidRPr="00DC56EB">
        <w:rPr>
          <w:color w:val="000000" w:themeColor="text1"/>
          <w:sz w:val="24"/>
          <w:szCs w:val="24"/>
          <w:rPrChange w:id="815" w:author="Pervac" w:date="2014-08-31T23:45:00Z">
            <w:rPr>
              <w:color w:val="000000" w:themeColor="text1"/>
              <w:sz w:val="24"/>
              <w:szCs w:val="24"/>
            </w:rPr>
          </w:rPrChange>
        </w:rPr>
        <w:t xml:space="preserve">  varchar2(8) ,</w:t>
      </w:r>
    </w:p>
    <w:p w:rsidR="000B3233" w:rsidRPr="00DC56EB" w:rsidRDefault="000B3233" w:rsidP="000B3233">
      <w:pPr>
        <w:spacing w:after="0" w:line="240" w:lineRule="auto"/>
        <w:rPr>
          <w:color w:val="000000" w:themeColor="text1"/>
          <w:sz w:val="24"/>
          <w:szCs w:val="24"/>
          <w:rPrChange w:id="816" w:author="Pervac" w:date="2014-08-31T23:45:00Z">
            <w:rPr>
              <w:color w:val="000000" w:themeColor="text1"/>
              <w:sz w:val="24"/>
              <w:szCs w:val="24"/>
            </w:rPr>
          </w:rPrChange>
        </w:rPr>
      </w:pPr>
      <w:r w:rsidRPr="00DC56EB">
        <w:rPr>
          <w:color w:val="000000" w:themeColor="text1"/>
          <w:sz w:val="24"/>
          <w:szCs w:val="24"/>
          <w:rPrChange w:id="817" w:author="Pervac" w:date="2014-08-31T23:45:00Z">
            <w:rPr>
              <w:color w:val="000000" w:themeColor="text1"/>
              <w:sz w:val="24"/>
              <w:szCs w:val="24"/>
            </w:rPr>
          </w:rPrChange>
        </w:rPr>
        <w:t xml:space="preserve">   </w:t>
      </w:r>
      <w:proofErr w:type="spellStart"/>
      <w:r w:rsidRPr="00DC56EB">
        <w:rPr>
          <w:color w:val="000000" w:themeColor="text1"/>
          <w:sz w:val="24"/>
          <w:szCs w:val="24"/>
          <w:rPrChange w:id="818" w:author="Pervac" w:date="2014-08-31T23:45:00Z">
            <w:rPr>
              <w:color w:val="000000" w:themeColor="text1"/>
              <w:sz w:val="24"/>
              <w:szCs w:val="24"/>
            </w:rPr>
          </w:rPrChange>
        </w:rPr>
        <w:t>Pasword</w:t>
      </w:r>
      <w:proofErr w:type="spellEnd"/>
      <w:r w:rsidRPr="00DC56EB">
        <w:rPr>
          <w:color w:val="000000" w:themeColor="text1"/>
          <w:sz w:val="24"/>
          <w:szCs w:val="24"/>
          <w:rPrChange w:id="819" w:author="Pervac" w:date="2014-08-31T23:45:00Z">
            <w:rPr>
              <w:color w:val="000000" w:themeColor="text1"/>
              <w:sz w:val="24"/>
              <w:szCs w:val="24"/>
            </w:rPr>
          </w:rPrChange>
        </w:rPr>
        <w:t xml:space="preserve">  </w:t>
      </w:r>
      <w:proofErr w:type="gramStart"/>
      <w:r w:rsidRPr="00DC56EB">
        <w:rPr>
          <w:color w:val="000000" w:themeColor="text1"/>
          <w:sz w:val="24"/>
          <w:szCs w:val="24"/>
          <w:rPrChange w:id="820" w:author="Pervac" w:date="2014-08-31T23:45:00Z">
            <w:rPr>
              <w:color w:val="000000" w:themeColor="text1"/>
              <w:sz w:val="24"/>
              <w:szCs w:val="24"/>
            </w:rPr>
          </w:rPrChange>
        </w:rPr>
        <w:t>varchar2(</w:t>
      </w:r>
      <w:proofErr w:type="gramEnd"/>
      <w:r w:rsidRPr="00DC56EB">
        <w:rPr>
          <w:color w:val="000000" w:themeColor="text1"/>
          <w:sz w:val="24"/>
          <w:szCs w:val="24"/>
          <w:rPrChange w:id="821" w:author="Pervac" w:date="2014-08-31T23:45:00Z">
            <w:rPr>
              <w:color w:val="000000" w:themeColor="text1"/>
              <w:sz w:val="24"/>
              <w:szCs w:val="24"/>
            </w:rPr>
          </w:rPrChange>
        </w:rPr>
        <w:t>200) ,</w:t>
      </w:r>
    </w:p>
    <w:p w:rsidR="000B3233" w:rsidRPr="00DC56EB" w:rsidRDefault="000B3233" w:rsidP="000B3233">
      <w:pPr>
        <w:spacing w:after="0" w:line="240" w:lineRule="auto"/>
        <w:rPr>
          <w:color w:val="000000" w:themeColor="text1"/>
          <w:sz w:val="24"/>
          <w:szCs w:val="24"/>
          <w:rPrChange w:id="822" w:author="Pervac" w:date="2014-08-31T23:45:00Z">
            <w:rPr>
              <w:color w:val="000000" w:themeColor="text1"/>
              <w:sz w:val="24"/>
              <w:szCs w:val="24"/>
            </w:rPr>
          </w:rPrChange>
        </w:rPr>
      </w:pPr>
      <w:r w:rsidRPr="00DC56EB">
        <w:rPr>
          <w:color w:val="000000" w:themeColor="text1"/>
          <w:sz w:val="24"/>
          <w:szCs w:val="24"/>
          <w:rPrChange w:id="823" w:author="Pervac" w:date="2014-08-31T23:45:00Z">
            <w:rPr>
              <w:color w:val="000000" w:themeColor="text1"/>
              <w:sz w:val="24"/>
              <w:szCs w:val="24"/>
            </w:rPr>
          </w:rPrChange>
        </w:rPr>
        <w:t xml:space="preserve">  PRIMARY KEY </w:t>
      </w:r>
      <w:proofErr w:type="gramStart"/>
      <w:r w:rsidRPr="00DC56EB">
        <w:rPr>
          <w:color w:val="000000" w:themeColor="text1"/>
          <w:sz w:val="24"/>
          <w:szCs w:val="24"/>
          <w:rPrChange w:id="824" w:author="Pervac" w:date="2014-08-31T23:45:00Z">
            <w:rPr>
              <w:color w:val="000000" w:themeColor="text1"/>
              <w:sz w:val="24"/>
              <w:szCs w:val="24"/>
            </w:rPr>
          </w:rPrChange>
        </w:rPr>
        <w:t xml:space="preserve">( </w:t>
      </w:r>
      <w:proofErr w:type="spellStart"/>
      <w:r w:rsidRPr="00DC56EB">
        <w:rPr>
          <w:color w:val="000000" w:themeColor="text1"/>
          <w:sz w:val="24"/>
          <w:szCs w:val="24"/>
          <w:rPrChange w:id="825" w:author="Pervac" w:date="2014-08-31T23:45:00Z">
            <w:rPr>
              <w:color w:val="000000" w:themeColor="text1"/>
              <w:sz w:val="24"/>
              <w:szCs w:val="24"/>
            </w:rPr>
          </w:rPrChange>
        </w:rPr>
        <w:t>idPersonal</w:t>
      </w:r>
      <w:proofErr w:type="spellEnd"/>
      <w:proofErr w:type="gramEnd"/>
      <w:r w:rsidRPr="00DC56EB">
        <w:rPr>
          <w:color w:val="000000" w:themeColor="text1"/>
          <w:sz w:val="24"/>
          <w:szCs w:val="24"/>
          <w:rPrChange w:id="826"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27" w:author="Pervac" w:date="2014-08-31T23:45:00Z">
            <w:rPr>
              <w:color w:val="000000" w:themeColor="text1"/>
              <w:sz w:val="24"/>
              <w:szCs w:val="24"/>
            </w:rPr>
          </w:rPrChange>
        </w:rPr>
      </w:pPr>
      <w:r w:rsidRPr="00DC56EB">
        <w:rPr>
          <w:color w:val="000000" w:themeColor="text1"/>
          <w:sz w:val="24"/>
          <w:szCs w:val="24"/>
          <w:rPrChange w:id="828"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29"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30"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31" w:author="Pervac" w:date="2014-08-31T23:45:00Z">
            <w:rPr>
              <w:color w:val="000000" w:themeColor="text1"/>
              <w:sz w:val="24"/>
              <w:szCs w:val="24"/>
            </w:rPr>
          </w:rPrChange>
        </w:rPr>
      </w:pPr>
      <w:r w:rsidRPr="00DC56EB">
        <w:rPr>
          <w:color w:val="000000" w:themeColor="text1"/>
          <w:sz w:val="24"/>
          <w:szCs w:val="24"/>
          <w:rPrChange w:id="832" w:author="Pervac" w:date="2014-08-31T23:45:00Z">
            <w:rPr>
              <w:color w:val="000000" w:themeColor="text1"/>
              <w:sz w:val="24"/>
              <w:szCs w:val="24"/>
            </w:rPr>
          </w:rPrChange>
        </w:rPr>
        <w:t>CREATE TABLE  tanque  (</w:t>
      </w:r>
    </w:p>
    <w:p w:rsidR="000B3233" w:rsidRPr="00DC56EB" w:rsidRDefault="000B3233" w:rsidP="000B3233">
      <w:pPr>
        <w:spacing w:after="0" w:line="240" w:lineRule="auto"/>
        <w:rPr>
          <w:color w:val="000000" w:themeColor="text1"/>
          <w:sz w:val="24"/>
          <w:szCs w:val="24"/>
          <w:rPrChange w:id="833" w:author="Pervac" w:date="2014-08-31T23:45:00Z">
            <w:rPr>
              <w:color w:val="000000" w:themeColor="text1"/>
              <w:sz w:val="24"/>
              <w:szCs w:val="24"/>
            </w:rPr>
          </w:rPrChange>
        </w:rPr>
      </w:pPr>
      <w:r w:rsidRPr="00DC56EB">
        <w:rPr>
          <w:color w:val="000000" w:themeColor="text1"/>
          <w:sz w:val="24"/>
          <w:szCs w:val="24"/>
          <w:rPrChange w:id="834"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835" w:author="Pervac" w:date="2014-08-31T23:45:00Z">
            <w:rPr>
              <w:color w:val="000000" w:themeColor="text1"/>
              <w:sz w:val="24"/>
              <w:szCs w:val="24"/>
            </w:rPr>
          </w:rPrChange>
        </w:rPr>
        <w:t>idtanque</w:t>
      </w:r>
      <w:proofErr w:type="spellEnd"/>
      <w:proofErr w:type="gramEnd"/>
      <w:r w:rsidRPr="00DC56EB">
        <w:rPr>
          <w:color w:val="000000" w:themeColor="text1"/>
          <w:sz w:val="24"/>
          <w:szCs w:val="24"/>
          <w:rPrChange w:id="836" w:author="Pervac" w:date="2014-08-31T23:45:00Z">
            <w:rPr>
              <w:color w:val="000000" w:themeColor="text1"/>
              <w:sz w:val="24"/>
              <w:szCs w:val="24"/>
            </w:rPr>
          </w:rPrChange>
        </w:rPr>
        <w:t xml:space="preserve">  varchar2(10) ,</w:t>
      </w:r>
    </w:p>
    <w:p w:rsidR="000B3233" w:rsidRPr="00DC56EB" w:rsidRDefault="000B3233" w:rsidP="000B3233">
      <w:pPr>
        <w:spacing w:after="0" w:line="240" w:lineRule="auto"/>
        <w:rPr>
          <w:color w:val="000000" w:themeColor="text1"/>
          <w:sz w:val="24"/>
          <w:szCs w:val="24"/>
          <w:rPrChange w:id="837" w:author="Pervac" w:date="2014-08-31T23:45:00Z">
            <w:rPr>
              <w:color w:val="000000" w:themeColor="text1"/>
              <w:sz w:val="24"/>
              <w:szCs w:val="24"/>
            </w:rPr>
          </w:rPrChange>
        </w:rPr>
      </w:pPr>
      <w:r w:rsidRPr="00DC56EB">
        <w:rPr>
          <w:color w:val="000000" w:themeColor="text1"/>
          <w:sz w:val="24"/>
          <w:szCs w:val="24"/>
          <w:rPrChange w:id="838"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839" w:author="Pervac" w:date="2014-08-31T23:45:00Z">
            <w:rPr>
              <w:color w:val="000000" w:themeColor="text1"/>
              <w:sz w:val="24"/>
              <w:szCs w:val="24"/>
            </w:rPr>
          </w:rPrChange>
        </w:rPr>
        <w:t>volumenactual</w:t>
      </w:r>
      <w:proofErr w:type="spellEnd"/>
      <w:proofErr w:type="gramEnd"/>
      <w:r w:rsidRPr="00DC56EB">
        <w:rPr>
          <w:color w:val="000000" w:themeColor="text1"/>
          <w:sz w:val="24"/>
          <w:szCs w:val="24"/>
          <w:rPrChange w:id="840" w:author="Pervac" w:date="2014-08-31T23:45:00Z">
            <w:rPr>
              <w:color w:val="000000" w:themeColor="text1"/>
              <w:sz w:val="24"/>
              <w:szCs w:val="24"/>
            </w:rPr>
          </w:rPrChange>
        </w:rPr>
        <w:t xml:space="preserve">   </w:t>
      </w:r>
      <w:proofErr w:type="spellStart"/>
      <w:r w:rsidRPr="00DC56EB">
        <w:rPr>
          <w:color w:val="000000" w:themeColor="text1"/>
          <w:sz w:val="24"/>
          <w:szCs w:val="24"/>
          <w:rPrChange w:id="841" w:author="Pervac" w:date="2014-08-31T23:45:00Z">
            <w:rPr>
              <w:color w:val="000000" w:themeColor="text1"/>
              <w:sz w:val="24"/>
              <w:szCs w:val="24"/>
            </w:rPr>
          </w:rPrChange>
        </w:rPr>
        <w:t>number</w:t>
      </w:r>
      <w:proofErr w:type="spellEnd"/>
      <w:r w:rsidRPr="00DC56EB">
        <w:rPr>
          <w:color w:val="000000" w:themeColor="text1"/>
          <w:sz w:val="24"/>
          <w:szCs w:val="24"/>
          <w:rPrChange w:id="842" w:author="Pervac" w:date="2014-08-31T23:45:00Z">
            <w:rPr>
              <w:color w:val="000000" w:themeColor="text1"/>
              <w:sz w:val="24"/>
              <w:szCs w:val="24"/>
            </w:rPr>
          </w:rPrChange>
        </w:rPr>
        <w:t>(8,2) ,</w:t>
      </w:r>
    </w:p>
    <w:p w:rsidR="000B3233" w:rsidRPr="00DC56EB" w:rsidRDefault="000B3233" w:rsidP="000B3233">
      <w:pPr>
        <w:spacing w:after="0" w:line="240" w:lineRule="auto"/>
        <w:rPr>
          <w:color w:val="000000" w:themeColor="text1"/>
          <w:sz w:val="24"/>
          <w:szCs w:val="24"/>
          <w:rPrChange w:id="843" w:author="Pervac" w:date="2014-08-31T23:45:00Z">
            <w:rPr>
              <w:color w:val="000000" w:themeColor="text1"/>
              <w:sz w:val="24"/>
              <w:szCs w:val="24"/>
            </w:rPr>
          </w:rPrChange>
        </w:rPr>
      </w:pPr>
      <w:r w:rsidRPr="00DC56EB">
        <w:rPr>
          <w:color w:val="000000" w:themeColor="text1"/>
          <w:sz w:val="24"/>
          <w:szCs w:val="24"/>
          <w:rPrChange w:id="844" w:author="Pervac" w:date="2014-08-31T23:45:00Z">
            <w:rPr>
              <w:color w:val="000000" w:themeColor="text1"/>
              <w:sz w:val="24"/>
              <w:szCs w:val="24"/>
            </w:rPr>
          </w:rPrChange>
        </w:rPr>
        <w:t xml:space="preserve">   </w:t>
      </w:r>
      <w:proofErr w:type="spellStart"/>
      <w:proofErr w:type="gramStart"/>
      <w:r w:rsidRPr="00DC56EB">
        <w:rPr>
          <w:color w:val="000000" w:themeColor="text1"/>
          <w:sz w:val="24"/>
          <w:szCs w:val="24"/>
          <w:rPrChange w:id="845" w:author="Pervac" w:date="2014-08-31T23:45:00Z">
            <w:rPr>
              <w:color w:val="000000" w:themeColor="text1"/>
              <w:sz w:val="24"/>
              <w:szCs w:val="24"/>
            </w:rPr>
          </w:rPrChange>
        </w:rPr>
        <w:t>volumenmaximo</w:t>
      </w:r>
      <w:proofErr w:type="spellEnd"/>
      <w:proofErr w:type="gramEnd"/>
      <w:r w:rsidRPr="00DC56EB">
        <w:rPr>
          <w:color w:val="000000" w:themeColor="text1"/>
          <w:sz w:val="24"/>
          <w:szCs w:val="24"/>
          <w:rPrChange w:id="846" w:author="Pervac" w:date="2014-08-31T23:45:00Z">
            <w:rPr>
              <w:color w:val="000000" w:themeColor="text1"/>
              <w:sz w:val="24"/>
              <w:szCs w:val="24"/>
            </w:rPr>
          </w:rPrChange>
        </w:rPr>
        <w:t xml:space="preserve">   </w:t>
      </w:r>
      <w:proofErr w:type="spellStart"/>
      <w:r w:rsidRPr="00DC56EB">
        <w:rPr>
          <w:color w:val="000000" w:themeColor="text1"/>
          <w:sz w:val="24"/>
          <w:szCs w:val="24"/>
          <w:rPrChange w:id="847" w:author="Pervac" w:date="2014-08-31T23:45:00Z">
            <w:rPr>
              <w:color w:val="000000" w:themeColor="text1"/>
              <w:sz w:val="24"/>
              <w:szCs w:val="24"/>
            </w:rPr>
          </w:rPrChange>
        </w:rPr>
        <w:t>number</w:t>
      </w:r>
      <w:proofErr w:type="spellEnd"/>
      <w:r w:rsidRPr="00DC56EB">
        <w:rPr>
          <w:color w:val="000000" w:themeColor="text1"/>
          <w:sz w:val="24"/>
          <w:szCs w:val="24"/>
          <w:rPrChange w:id="848" w:author="Pervac" w:date="2014-08-31T23:45:00Z">
            <w:rPr>
              <w:color w:val="000000" w:themeColor="text1"/>
              <w:sz w:val="24"/>
              <w:szCs w:val="24"/>
            </w:rPr>
          </w:rPrChange>
        </w:rPr>
        <w:t>(8,2) ,</w:t>
      </w:r>
    </w:p>
    <w:p w:rsidR="000B3233" w:rsidRPr="00DC56EB" w:rsidRDefault="000B3233" w:rsidP="000B3233">
      <w:pPr>
        <w:spacing w:after="0" w:line="240" w:lineRule="auto"/>
        <w:rPr>
          <w:color w:val="000000" w:themeColor="text1"/>
          <w:sz w:val="24"/>
          <w:szCs w:val="24"/>
          <w:rPrChange w:id="849" w:author="Pervac" w:date="2014-08-31T23:45:00Z">
            <w:rPr>
              <w:color w:val="000000" w:themeColor="text1"/>
              <w:sz w:val="24"/>
              <w:szCs w:val="24"/>
            </w:rPr>
          </w:rPrChange>
        </w:rPr>
      </w:pPr>
      <w:r w:rsidRPr="00DC56EB">
        <w:rPr>
          <w:color w:val="000000" w:themeColor="text1"/>
          <w:sz w:val="24"/>
          <w:szCs w:val="24"/>
          <w:rPrChange w:id="850" w:author="Pervac" w:date="2014-08-31T23:45:00Z">
            <w:rPr>
              <w:color w:val="000000" w:themeColor="text1"/>
              <w:sz w:val="24"/>
              <w:szCs w:val="24"/>
            </w:rPr>
          </w:rPrChange>
        </w:rPr>
        <w:t xml:space="preserve">  PRIMARY KEY </w:t>
      </w:r>
      <w:proofErr w:type="gramStart"/>
      <w:r w:rsidRPr="00DC56EB">
        <w:rPr>
          <w:color w:val="000000" w:themeColor="text1"/>
          <w:sz w:val="24"/>
          <w:szCs w:val="24"/>
          <w:rPrChange w:id="851" w:author="Pervac" w:date="2014-08-31T23:45:00Z">
            <w:rPr>
              <w:color w:val="000000" w:themeColor="text1"/>
              <w:sz w:val="24"/>
              <w:szCs w:val="24"/>
            </w:rPr>
          </w:rPrChange>
        </w:rPr>
        <w:t xml:space="preserve">( </w:t>
      </w:r>
      <w:proofErr w:type="spellStart"/>
      <w:r w:rsidRPr="00DC56EB">
        <w:rPr>
          <w:color w:val="000000" w:themeColor="text1"/>
          <w:sz w:val="24"/>
          <w:szCs w:val="24"/>
          <w:rPrChange w:id="852" w:author="Pervac" w:date="2014-08-31T23:45:00Z">
            <w:rPr>
              <w:color w:val="000000" w:themeColor="text1"/>
              <w:sz w:val="24"/>
              <w:szCs w:val="24"/>
            </w:rPr>
          </w:rPrChange>
        </w:rPr>
        <w:t>idtanque</w:t>
      </w:r>
      <w:proofErr w:type="spellEnd"/>
      <w:proofErr w:type="gramEnd"/>
      <w:r w:rsidRPr="00DC56EB">
        <w:rPr>
          <w:color w:val="000000" w:themeColor="text1"/>
          <w:sz w:val="24"/>
          <w:szCs w:val="24"/>
          <w:rPrChange w:id="853"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54" w:author="Pervac" w:date="2014-08-31T23:45:00Z">
            <w:rPr>
              <w:color w:val="000000" w:themeColor="text1"/>
              <w:sz w:val="24"/>
              <w:szCs w:val="24"/>
            </w:rPr>
          </w:rPrChange>
        </w:rPr>
      </w:pPr>
      <w:r w:rsidRPr="00DC56EB">
        <w:rPr>
          <w:color w:val="000000" w:themeColor="text1"/>
          <w:sz w:val="24"/>
          <w:szCs w:val="24"/>
          <w:rPrChange w:id="855" w:author="Pervac" w:date="2014-08-31T23:45:00Z">
            <w:rPr>
              <w:color w:val="000000" w:themeColor="text1"/>
              <w:sz w:val="24"/>
              <w:szCs w:val="24"/>
            </w:rPr>
          </w:rPrChange>
        </w:rPr>
        <w:t xml:space="preserve">)   </w:t>
      </w:r>
    </w:p>
    <w:p w:rsidR="000B3233" w:rsidRPr="00DC56EB" w:rsidRDefault="000B3233" w:rsidP="000B3233">
      <w:pPr>
        <w:spacing w:after="0" w:line="240" w:lineRule="auto"/>
        <w:rPr>
          <w:color w:val="000000" w:themeColor="text1"/>
          <w:sz w:val="24"/>
          <w:szCs w:val="24"/>
          <w:rPrChange w:id="856"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57"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58" w:author="Pervac" w:date="2014-08-31T23:45:00Z">
            <w:rPr>
              <w:color w:val="000000" w:themeColor="text1"/>
              <w:sz w:val="24"/>
              <w:szCs w:val="24"/>
            </w:rPr>
          </w:rPrChange>
        </w:rPr>
      </w:pPr>
      <w:r w:rsidRPr="00DC56EB">
        <w:rPr>
          <w:color w:val="000000" w:themeColor="text1"/>
          <w:sz w:val="24"/>
          <w:szCs w:val="24"/>
          <w:rPrChange w:id="859" w:author="Pervac" w:date="2014-08-31T23:45:00Z">
            <w:rPr>
              <w:color w:val="000000" w:themeColor="text1"/>
              <w:sz w:val="24"/>
              <w:szCs w:val="24"/>
            </w:rPr>
          </w:rPrChange>
        </w:rPr>
        <w:t xml:space="preserve">CREATE TABLE  "TANQUEDETALLEMOV" </w:t>
      </w:r>
    </w:p>
    <w:p w:rsidR="000B3233" w:rsidRPr="00DC56EB" w:rsidRDefault="000B3233" w:rsidP="000B3233">
      <w:pPr>
        <w:spacing w:after="0" w:line="240" w:lineRule="auto"/>
        <w:rPr>
          <w:color w:val="000000" w:themeColor="text1"/>
          <w:sz w:val="24"/>
          <w:szCs w:val="24"/>
          <w:rPrChange w:id="860" w:author="Pervac" w:date="2014-08-31T23:45:00Z">
            <w:rPr>
              <w:color w:val="000000" w:themeColor="text1"/>
              <w:sz w:val="24"/>
              <w:szCs w:val="24"/>
            </w:rPr>
          </w:rPrChange>
        </w:rPr>
      </w:pPr>
      <w:r w:rsidRPr="00DC56EB">
        <w:rPr>
          <w:color w:val="000000" w:themeColor="text1"/>
          <w:sz w:val="24"/>
          <w:szCs w:val="24"/>
          <w:rPrChange w:id="861" w:author="Pervac" w:date="2014-08-31T23:45:00Z">
            <w:rPr>
              <w:color w:val="000000" w:themeColor="text1"/>
              <w:sz w:val="24"/>
              <w:szCs w:val="24"/>
            </w:rPr>
          </w:rPrChange>
        </w:rPr>
        <w:t xml:space="preserve">   (</w:t>
      </w:r>
      <w:r w:rsidRPr="00DC56EB">
        <w:rPr>
          <w:color w:val="000000" w:themeColor="text1"/>
          <w:sz w:val="24"/>
          <w:szCs w:val="24"/>
          <w:rPrChange w:id="862" w:author="Pervac" w:date="2014-08-31T23:45:00Z">
            <w:rPr>
              <w:color w:val="000000" w:themeColor="text1"/>
              <w:sz w:val="24"/>
              <w:szCs w:val="24"/>
            </w:rPr>
          </w:rPrChange>
        </w:rPr>
        <w:tab/>
        <w:t xml:space="preserve">"IDTANQUE" </w:t>
      </w:r>
      <w:proofErr w:type="gramStart"/>
      <w:r w:rsidRPr="00DC56EB">
        <w:rPr>
          <w:color w:val="000000" w:themeColor="text1"/>
          <w:sz w:val="24"/>
          <w:szCs w:val="24"/>
          <w:rPrChange w:id="863" w:author="Pervac" w:date="2014-08-31T23:45:00Z">
            <w:rPr>
              <w:color w:val="000000" w:themeColor="text1"/>
              <w:sz w:val="24"/>
              <w:szCs w:val="24"/>
            </w:rPr>
          </w:rPrChange>
        </w:rPr>
        <w:t>VARCHAR2(</w:t>
      </w:r>
      <w:proofErr w:type="gramEnd"/>
      <w:r w:rsidRPr="00DC56EB">
        <w:rPr>
          <w:color w:val="000000" w:themeColor="text1"/>
          <w:sz w:val="24"/>
          <w:szCs w:val="24"/>
          <w:rPrChange w:id="864" w:author="Pervac" w:date="2014-08-31T23:45:00Z">
            <w:rPr>
              <w:color w:val="000000" w:themeColor="text1"/>
              <w:sz w:val="24"/>
              <w:szCs w:val="24"/>
            </w:rPr>
          </w:rPrChange>
        </w:rPr>
        <w:t xml:space="preserve">10), </w:t>
      </w:r>
    </w:p>
    <w:p w:rsidR="000B3233" w:rsidRPr="00DC56EB" w:rsidRDefault="000B3233" w:rsidP="000B3233">
      <w:pPr>
        <w:spacing w:after="0" w:line="240" w:lineRule="auto"/>
        <w:rPr>
          <w:color w:val="000000" w:themeColor="text1"/>
          <w:sz w:val="24"/>
          <w:szCs w:val="24"/>
          <w:rPrChange w:id="865" w:author="Pervac" w:date="2014-08-31T23:45:00Z">
            <w:rPr>
              <w:color w:val="000000" w:themeColor="text1"/>
              <w:sz w:val="24"/>
              <w:szCs w:val="24"/>
            </w:rPr>
          </w:rPrChange>
        </w:rPr>
      </w:pPr>
      <w:r w:rsidRPr="00DC56EB">
        <w:rPr>
          <w:color w:val="000000" w:themeColor="text1"/>
          <w:sz w:val="24"/>
          <w:szCs w:val="24"/>
          <w:rPrChange w:id="866" w:author="Pervac" w:date="2014-08-31T23:45:00Z">
            <w:rPr>
              <w:color w:val="000000" w:themeColor="text1"/>
              <w:sz w:val="24"/>
              <w:szCs w:val="24"/>
            </w:rPr>
          </w:rPrChange>
        </w:rPr>
        <w:tab/>
        <w:t xml:space="preserve">"IDREGISTRO" </w:t>
      </w:r>
      <w:proofErr w:type="gramStart"/>
      <w:r w:rsidRPr="00DC56EB">
        <w:rPr>
          <w:color w:val="000000" w:themeColor="text1"/>
          <w:sz w:val="24"/>
          <w:szCs w:val="24"/>
          <w:rPrChange w:id="867" w:author="Pervac" w:date="2014-08-31T23:45:00Z">
            <w:rPr>
              <w:color w:val="000000" w:themeColor="text1"/>
              <w:sz w:val="24"/>
              <w:szCs w:val="24"/>
            </w:rPr>
          </w:rPrChange>
        </w:rPr>
        <w:t>NUMBER(</w:t>
      </w:r>
      <w:proofErr w:type="gramEnd"/>
      <w:r w:rsidRPr="00DC56EB">
        <w:rPr>
          <w:color w:val="000000" w:themeColor="text1"/>
          <w:sz w:val="24"/>
          <w:szCs w:val="24"/>
          <w:rPrChange w:id="868" w:author="Pervac" w:date="2014-08-31T23:45:00Z">
            <w:rPr>
              <w:color w:val="000000" w:themeColor="text1"/>
              <w:sz w:val="24"/>
              <w:szCs w:val="24"/>
            </w:rPr>
          </w:rPrChange>
        </w:rPr>
        <w:t xml:space="preserve">38,0), </w:t>
      </w:r>
    </w:p>
    <w:p w:rsidR="000B3233" w:rsidRPr="00DC56EB" w:rsidRDefault="000B3233" w:rsidP="000B3233">
      <w:pPr>
        <w:spacing w:after="0" w:line="240" w:lineRule="auto"/>
        <w:rPr>
          <w:color w:val="000000" w:themeColor="text1"/>
          <w:sz w:val="24"/>
          <w:szCs w:val="24"/>
          <w:rPrChange w:id="869" w:author="Pervac" w:date="2014-08-31T23:45:00Z">
            <w:rPr>
              <w:color w:val="000000" w:themeColor="text1"/>
              <w:sz w:val="24"/>
              <w:szCs w:val="24"/>
            </w:rPr>
          </w:rPrChange>
        </w:rPr>
      </w:pPr>
      <w:r w:rsidRPr="00DC56EB">
        <w:rPr>
          <w:color w:val="000000" w:themeColor="text1"/>
          <w:sz w:val="24"/>
          <w:szCs w:val="24"/>
          <w:rPrChange w:id="870" w:author="Pervac" w:date="2014-08-31T23:45:00Z">
            <w:rPr>
              <w:color w:val="000000" w:themeColor="text1"/>
              <w:sz w:val="24"/>
              <w:szCs w:val="24"/>
            </w:rPr>
          </w:rPrChange>
        </w:rPr>
        <w:tab/>
        <w:t xml:space="preserve">"CODIGO_ABASTECIMIENTO" </w:t>
      </w:r>
      <w:proofErr w:type="gramStart"/>
      <w:r w:rsidRPr="00DC56EB">
        <w:rPr>
          <w:color w:val="000000" w:themeColor="text1"/>
          <w:sz w:val="24"/>
          <w:szCs w:val="24"/>
          <w:rPrChange w:id="871" w:author="Pervac" w:date="2014-08-31T23:45:00Z">
            <w:rPr>
              <w:color w:val="000000" w:themeColor="text1"/>
              <w:sz w:val="24"/>
              <w:szCs w:val="24"/>
            </w:rPr>
          </w:rPrChange>
        </w:rPr>
        <w:t>VARCHAR2(</w:t>
      </w:r>
      <w:proofErr w:type="gramEnd"/>
      <w:r w:rsidRPr="00DC56EB">
        <w:rPr>
          <w:color w:val="000000" w:themeColor="text1"/>
          <w:sz w:val="24"/>
          <w:szCs w:val="24"/>
          <w:rPrChange w:id="872" w:author="Pervac" w:date="2014-08-31T23:45:00Z">
            <w:rPr>
              <w:color w:val="000000" w:themeColor="text1"/>
              <w:sz w:val="24"/>
              <w:szCs w:val="24"/>
            </w:rPr>
          </w:rPrChange>
        </w:rPr>
        <w:t xml:space="preserve">22), </w:t>
      </w:r>
    </w:p>
    <w:p w:rsidR="000B3233" w:rsidRPr="00DC56EB" w:rsidRDefault="000B3233" w:rsidP="000B3233">
      <w:pPr>
        <w:spacing w:after="0" w:line="240" w:lineRule="auto"/>
        <w:rPr>
          <w:color w:val="000000" w:themeColor="text1"/>
          <w:sz w:val="24"/>
          <w:szCs w:val="24"/>
          <w:rPrChange w:id="873" w:author="Pervac" w:date="2014-08-31T23:45:00Z">
            <w:rPr>
              <w:color w:val="000000" w:themeColor="text1"/>
              <w:sz w:val="24"/>
              <w:szCs w:val="24"/>
            </w:rPr>
          </w:rPrChange>
        </w:rPr>
      </w:pPr>
      <w:r w:rsidRPr="00DC56EB">
        <w:rPr>
          <w:color w:val="000000" w:themeColor="text1"/>
          <w:sz w:val="24"/>
          <w:szCs w:val="24"/>
          <w:rPrChange w:id="874" w:author="Pervac" w:date="2014-08-31T23:45:00Z">
            <w:rPr>
              <w:color w:val="000000" w:themeColor="text1"/>
              <w:sz w:val="24"/>
              <w:szCs w:val="24"/>
            </w:rPr>
          </w:rPrChange>
        </w:rPr>
        <w:tab/>
        <w:t xml:space="preserve">"VOLUMEN_RETIRADO" </w:t>
      </w:r>
      <w:proofErr w:type="gramStart"/>
      <w:r w:rsidRPr="00DC56EB">
        <w:rPr>
          <w:color w:val="000000" w:themeColor="text1"/>
          <w:sz w:val="24"/>
          <w:szCs w:val="24"/>
          <w:rPrChange w:id="875" w:author="Pervac" w:date="2014-08-31T23:45:00Z">
            <w:rPr>
              <w:color w:val="000000" w:themeColor="text1"/>
              <w:sz w:val="24"/>
              <w:szCs w:val="24"/>
            </w:rPr>
          </w:rPrChange>
        </w:rPr>
        <w:t>NUMBER(</w:t>
      </w:r>
      <w:proofErr w:type="gramEnd"/>
      <w:r w:rsidRPr="00DC56EB">
        <w:rPr>
          <w:color w:val="000000" w:themeColor="text1"/>
          <w:sz w:val="24"/>
          <w:szCs w:val="24"/>
          <w:rPrChange w:id="876" w:author="Pervac" w:date="2014-08-31T23:45:00Z">
            <w:rPr>
              <w:color w:val="000000" w:themeColor="text1"/>
              <w:sz w:val="24"/>
              <w:szCs w:val="24"/>
            </w:rPr>
          </w:rPrChange>
        </w:rPr>
        <w:t xml:space="preserve">8,0), </w:t>
      </w:r>
    </w:p>
    <w:p w:rsidR="000B3233" w:rsidRPr="00DC56EB" w:rsidRDefault="000B3233" w:rsidP="000B3233">
      <w:pPr>
        <w:spacing w:after="0" w:line="240" w:lineRule="auto"/>
        <w:rPr>
          <w:color w:val="000000" w:themeColor="text1"/>
          <w:sz w:val="24"/>
          <w:szCs w:val="24"/>
          <w:rPrChange w:id="877" w:author="Pervac" w:date="2014-08-31T23:45:00Z">
            <w:rPr>
              <w:color w:val="000000" w:themeColor="text1"/>
              <w:sz w:val="24"/>
              <w:szCs w:val="24"/>
            </w:rPr>
          </w:rPrChange>
        </w:rPr>
      </w:pPr>
      <w:r w:rsidRPr="00DC56EB">
        <w:rPr>
          <w:color w:val="000000" w:themeColor="text1"/>
          <w:sz w:val="24"/>
          <w:szCs w:val="24"/>
          <w:rPrChange w:id="878" w:author="Pervac" w:date="2014-08-31T23:45:00Z">
            <w:rPr>
              <w:color w:val="000000" w:themeColor="text1"/>
              <w:sz w:val="24"/>
              <w:szCs w:val="24"/>
            </w:rPr>
          </w:rPrChange>
        </w:rPr>
        <w:tab/>
        <w:t xml:space="preserve">"SNAPSHOTPICTURE" BLOB, </w:t>
      </w:r>
    </w:p>
    <w:p w:rsidR="000B3233" w:rsidRPr="00DC56EB" w:rsidRDefault="000B3233" w:rsidP="000B3233">
      <w:pPr>
        <w:spacing w:after="0" w:line="240" w:lineRule="auto"/>
        <w:rPr>
          <w:color w:val="000000" w:themeColor="text1"/>
          <w:sz w:val="24"/>
          <w:szCs w:val="24"/>
          <w:rPrChange w:id="879" w:author="Pervac" w:date="2014-08-31T23:45:00Z">
            <w:rPr>
              <w:color w:val="000000" w:themeColor="text1"/>
              <w:sz w:val="24"/>
              <w:szCs w:val="24"/>
            </w:rPr>
          </w:rPrChange>
        </w:rPr>
      </w:pPr>
      <w:r w:rsidRPr="00DC56EB">
        <w:rPr>
          <w:color w:val="000000" w:themeColor="text1"/>
          <w:sz w:val="24"/>
          <w:szCs w:val="24"/>
          <w:rPrChange w:id="880" w:author="Pervac" w:date="2014-08-31T23:45:00Z">
            <w:rPr>
              <w:color w:val="000000" w:themeColor="text1"/>
              <w:sz w:val="24"/>
              <w:szCs w:val="24"/>
            </w:rPr>
          </w:rPrChange>
        </w:rPr>
        <w:tab/>
        <w:t xml:space="preserve">"SNAPSHOTVIDEO" BLOB, </w:t>
      </w:r>
    </w:p>
    <w:p w:rsidR="000B3233" w:rsidRPr="00DC56EB" w:rsidRDefault="000B3233" w:rsidP="000B3233">
      <w:pPr>
        <w:spacing w:after="0" w:line="240" w:lineRule="auto"/>
        <w:rPr>
          <w:color w:val="000000" w:themeColor="text1"/>
          <w:sz w:val="24"/>
          <w:szCs w:val="24"/>
          <w:rPrChange w:id="881" w:author="Pervac" w:date="2014-08-31T23:45:00Z">
            <w:rPr>
              <w:color w:val="000000" w:themeColor="text1"/>
              <w:sz w:val="24"/>
              <w:szCs w:val="24"/>
            </w:rPr>
          </w:rPrChange>
        </w:rPr>
      </w:pPr>
      <w:r w:rsidRPr="00DC56EB">
        <w:rPr>
          <w:color w:val="000000" w:themeColor="text1"/>
          <w:sz w:val="24"/>
          <w:szCs w:val="24"/>
          <w:rPrChange w:id="882" w:author="Pervac" w:date="2014-08-31T23:45:00Z">
            <w:rPr>
              <w:color w:val="000000" w:themeColor="text1"/>
              <w:sz w:val="24"/>
              <w:szCs w:val="24"/>
            </w:rPr>
          </w:rPrChange>
        </w:rPr>
        <w:tab/>
        <w:t xml:space="preserve">"IDTIPOOPERACION" </w:t>
      </w:r>
      <w:proofErr w:type="gramStart"/>
      <w:r w:rsidRPr="00DC56EB">
        <w:rPr>
          <w:color w:val="000000" w:themeColor="text1"/>
          <w:sz w:val="24"/>
          <w:szCs w:val="24"/>
          <w:rPrChange w:id="883" w:author="Pervac" w:date="2014-08-31T23:45:00Z">
            <w:rPr>
              <w:color w:val="000000" w:themeColor="text1"/>
              <w:sz w:val="24"/>
              <w:szCs w:val="24"/>
            </w:rPr>
          </w:rPrChange>
        </w:rPr>
        <w:t>VARCHAR2(</w:t>
      </w:r>
      <w:proofErr w:type="gramEnd"/>
      <w:r w:rsidRPr="00DC56EB">
        <w:rPr>
          <w:color w:val="000000" w:themeColor="text1"/>
          <w:sz w:val="24"/>
          <w:szCs w:val="24"/>
          <w:rPrChange w:id="884" w:author="Pervac" w:date="2014-08-31T23:45:00Z">
            <w:rPr>
              <w:color w:val="000000" w:themeColor="text1"/>
              <w:sz w:val="24"/>
              <w:szCs w:val="24"/>
            </w:rPr>
          </w:rPrChange>
        </w:rPr>
        <w:t>1)</w:t>
      </w:r>
    </w:p>
    <w:p w:rsidR="000B3233" w:rsidRPr="00DC56EB" w:rsidRDefault="000B3233" w:rsidP="000B3233">
      <w:pPr>
        <w:spacing w:after="0" w:line="240" w:lineRule="auto"/>
        <w:rPr>
          <w:color w:val="000000" w:themeColor="text1"/>
          <w:sz w:val="24"/>
          <w:szCs w:val="24"/>
          <w:rPrChange w:id="885" w:author="Pervac" w:date="2014-08-31T23:45:00Z">
            <w:rPr>
              <w:color w:val="000000" w:themeColor="text1"/>
              <w:sz w:val="24"/>
              <w:szCs w:val="24"/>
            </w:rPr>
          </w:rPrChange>
        </w:rPr>
      </w:pPr>
      <w:r w:rsidRPr="00DC56EB">
        <w:rPr>
          <w:color w:val="000000" w:themeColor="text1"/>
          <w:sz w:val="24"/>
          <w:szCs w:val="24"/>
          <w:rPrChange w:id="886" w:author="Pervac" w:date="2014-08-31T23:45:00Z">
            <w:rPr>
              <w:color w:val="000000" w:themeColor="text1"/>
              <w:sz w:val="24"/>
              <w:szCs w:val="24"/>
            </w:rPr>
          </w:rPrChange>
        </w:rPr>
        <w:t xml:space="preserve">   ) </w:t>
      </w:r>
    </w:p>
    <w:p w:rsidR="000B3233" w:rsidRPr="00DC56EB" w:rsidRDefault="000B3233" w:rsidP="000B3233">
      <w:pPr>
        <w:spacing w:after="0" w:line="240" w:lineRule="auto"/>
        <w:rPr>
          <w:color w:val="000000" w:themeColor="text1"/>
          <w:sz w:val="24"/>
          <w:szCs w:val="24"/>
          <w:rPrChange w:id="887" w:author="Pervac" w:date="2014-08-31T23:45:00Z">
            <w:rPr>
              <w:color w:val="000000" w:themeColor="text1"/>
              <w:sz w:val="24"/>
              <w:szCs w:val="24"/>
            </w:rPr>
          </w:rPrChange>
        </w:rPr>
      </w:pPr>
      <w:r w:rsidRPr="00DC56EB">
        <w:rPr>
          <w:color w:val="000000" w:themeColor="text1"/>
          <w:sz w:val="24"/>
          <w:szCs w:val="24"/>
          <w:rPrChange w:id="888" w:author="Pervac" w:date="2014-08-31T23:45:00Z">
            <w:rPr>
              <w:color w:val="000000" w:themeColor="text1"/>
              <w:sz w:val="24"/>
              <w:szCs w:val="24"/>
            </w:rPr>
          </w:rPrChange>
        </w:rPr>
        <w:tab/>
      </w:r>
    </w:p>
    <w:p w:rsidR="000B3233" w:rsidRPr="00DC56EB" w:rsidRDefault="000B3233" w:rsidP="000B3233">
      <w:pPr>
        <w:spacing w:after="0" w:line="240" w:lineRule="auto"/>
        <w:rPr>
          <w:color w:val="000000" w:themeColor="text1"/>
          <w:sz w:val="24"/>
          <w:szCs w:val="24"/>
          <w:rPrChange w:id="889"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90"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91"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92"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93"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94"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95" w:author="Pervac" w:date="2014-08-31T23:45:00Z">
            <w:rPr>
              <w:color w:val="000000" w:themeColor="text1"/>
              <w:sz w:val="24"/>
              <w:szCs w:val="24"/>
            </w:rPr>
          </w:rPrChange>
        </w:rPr>
      </w:pPr>
    </w:p>
    <w:p w:rsidR="00B54727" w:rsidRPr="00DC56EB" w:rsidRDefault="00B54727" w:rsidP="000B3233">
      <w:pPr>
        <w:spacing w:after="0" w:line="240" w:lineRule="auto"/>
        <w:rPr>
          <w:color w:val="000000" w:themeColor="text1"/>
          <w:sz w:val="24"/>
          <w:szCs w:val="24"/>
          <w:rPrChange w:id="896" w:author="Pervac" w:date="2014-08-31T23:45:00Z">
            <w:rPr>
              <w:color w:val="000000" w:themeColor="text1"/>
              <w:sz w:val="24"/>
              <w:szCs w:val="24"/>
            </w:rPr>
          </w:rPrChange>
        </w:rPr>
      </w:pPr>
    </w:p>
    <w:p w:rsidR="00B54727" w:rsidRPr="00DC56EB" w:rsidRDefault="00B54727" w:rsidP="000B3233">
      <w:pPr>
        <w:spacing w:after="0" w:line="240" w:lineRule="auto"/>
        <w:rPr>
          <w:color w:val="000000" w:themeColor="text1"/>
          <w:sz w:val="24"/>
          <w:szCs w:val="24"/>
          <w:rPrChange w:id="897" w:author="Pervac" w:date="2014-08-31T23:45:00Z">
            <w:rPr>
              <w:color w:val="000000" w:themeColor="text1"/>
              <w:sz w:val="24"/>
              <w:szCs w:val="24"/>
            </w:rPr>
          </w:rPrChange>
        </w:rPr>
      </w:pPr>
    </w:p>
    <w:p w:rsidR="000B3233" w:rsidRPr="00DC56EB" w:rsidRDefault="000B3233" w:rsidP="000B3233">
      <w:pPr>
        <w:spacing w:after="0" w:line="240" w:lineRule="auto"/>
        <w:rPr>
          <w:color w:val="000000" w:themeColor="text1"/>
          <w:sz w:val="24"/>
          <w:szCs w:val="24"/>
          <w:rPrChange w:id="898" w:author="Pervac" w:date="2014-08-31T23:45:00Z">
            <w:rPr>
              <w:color w:val="000000" w:themeColor="text1"/>
              <w:sz w:val="24"/>
              <w:szCs w:val="24"/>
            </w:rPr>
          </w:rPrChange>
        </w:rPr>
      </w:pPr>
    </w:p>
    <w:p w:rsidR="000B3233" w:rsidRPr="00DC56EB" w:rsidRDefault="000B3233" w:rsidP="000B3233">
      <w:pPr>
        <w:pStyle w:val="Ttulo2"/>
        <w:rPr>
          <w:szCs w:val="24"/>
          <w:rPrChange w:id="899" w:author="Pervac" w:date="2014-08-31T23:45:00Z">
            <w:rPr>
              <w:szCs w:val="24"/>
            </w:rPr>
          </w:rPrChange>
        </w:rPr>
      </w:pPr>
      <w:bookmarkStart w:id="900" w:name="_Toc396406894"/>
      <w:r w:rsidRPr="00DC56EB">
        <w:rPr>
          <w:szCs w:val="24"/>
          <w:rPrChange w:id="901" w:author="Pervac" w:date="2014-08-31T23:45:00Z">
            <w:rPr>
              <w:szCs w:val="24"/>
            </w:rPr>
          </w:rPrChange>
        </w:rPr>
        <w:lastRenderedPageBreak/>
        <w:t>1.5.2.3 Procedimientos Almacenados</w:t>
      </w:r>
      <w:bookmarkEnd w:id="900"/>
    </w:p>
    <w:p w:rsidR="000B3233" w:rsidRPr="00DC56EB" w:rsidRDefault="000B3233" w:rsidP="000B3233">
      <w:pPr>
        <w:rPr>
          <w:rPrChange w:id="902" w:author="Pervac" w:date="2014-08-31T23:45:00Z">
            <w:rPr/>
          </w:rPrChange>
        </w:rPr>
      </w:pPr>
    </w:p>
    <w:p w:rsidR="000B3233" w:rsidRPr="00DC56EB" w:rsidRDefault="000B3233" w:rsidP="000B3233">
      <w:pPr>
        <w:rPr>
          <w:b/>
        </w:rPr>
      </w:pPr>
      <w:r w:rsidRPr="00DC56EB">
        <w:rPr>
          <w:rStyle w:val="plsql-word"/>
          <w:rFonts w:cs="Courier New"/>
          <w:b/>
          <w:color w:val="000000"/>
          <w:sz w:val="20"/>
          <w:szCs w:val="20"/>
          <w:rPrChange w:id="903" w:author="Pervac" w:date="2014-08-31T23:45:00Z">
            <w:rPr>
              <w:rStyle w:val="plsql-word"/>
              <w:rFonts w:ascii="Courier New" w:hAnsi="Courier New" w:cs="Courier New"/>
              <w:b/>
              <w:color w:val="000000"/>
              <w:sz w:val="20"/>
              <w:szCs w:val="20"/>
            </w:rPr>
          </w:rPrChange>
        </w:rPr>
        <w:t>SP_NUEVO_REGISTRO_ES: permite registrar el ingreso al depósito de combustible.</w:t>
      </w:r>
    </w:p>
    <w:p w:rsidR="000B3233" w:rsidRPr="00DC56EB" w:rsidRDefault="000B3233" w:rsidP="000B3233">
      <w:pPr>
        <w:spacing w:after="0" w:line="240" w:lineRule="auto"/>
        <w:rPr>
          <w:rStyle w:val="plsql-word"/>
          <w:rFonts w:cs="Cambria Math"/>
          <w:color w:val="000000"/>
          <w:sz w:val="20"/>
          <w:szCs w:val="20"/>
          <w:rPrChange w:id="904" w:author="Pervac" w:date="2014-08-31T23:45:00Z">
            <w:rPr>
              <w:rStyle w:val="plsql-word"/>
              <w:rFonts w:ascii="Cambria Math" w:hAnsi="Cambria Math" w:cs="Cambria Math"/>
              <w:color w:val="000000"/>
              <w:sz w:val="20"/>
              <w:szCs w:val="20"/>
            </w:rPr>
          </w:rPrChange>
        </w:rPr>
      </w:pPr>
      <w:proofErr w:type="spellStart"/>
      <w:proofErr w:type="gramStart"/>
      <w:r w:rsidRPr="00DC56EB">
        <w:rPr>
          <w:rStyle w:val="plsql-keyword"/>
          <w:rFonts w:cs="Courier New"/>
          <w:color w:val="0000FF"/>
          <w:sz w:val="20"/>
          <w:szCs w:val="20"/>
          <w:rPrChange w:id="905" w:author="Pervac" w:date="2014-08-31T23:45:00Z">
            <w:rPr>
              <w:rStyle w:val="plsql-keyword"/>
              <w:rFonts w:ascii="Courier New" w:hAnsi="Courier New" w:cs="Courier New"/>
              <w:color w:val="0000FF"/>
              <w:sz w:val="20"/>
              <w:szCs w:val="20"/>
            </w:rPr>
          </w:rPrChange>
        </w:rPr>
        <w:t>create</w:t>
      </w:r>
      <w:proofErr w:type="spellEnd"/>
      <w:proofErr w:type="gramEnd"/>
      <w:r w:rsidRPr="00DC56EB">
        <w:rPr>
          <w:rStyle w:val="apple-converted-space"/>
          <w:rFonts w:cs="Courier New"/>
          <w:color w:val="0000FF"/>
          <w:sz w:val="20"/>
          <w:szCs w:val="20"/>
          <w:rPrChange w:id="906"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907" w:author="Pervac" w:date="2014-08-31T23:45:00Z">
            <w:rPr>
              <w:rStyle w:val="plsql-keyword"/>
              <w:rFonts w:ascii="Courier New" w:hAnsi="Courier New" w:cs="Courier New"/>
              <w:color w:val="0000FF"/>
              <w:sz w:val="20"/>
              <w:szCs w:val="20"/>
            </w:rPr>
          </w:rPrChange>
        </w:rPr>
        <w:t>or</w:t>
      </w:r>
      <w:proofErr w:type="spellEnd"/>
      <w:r w:rsidRPr="00DC56EB">
        <w:rPr>
          <w:rStyle w:val="apple-converted-space"/>
          <w:rFonts w:cs="Courier New"/>
          <w:color w:val="0000FF"/>
          <w:sz w:val="20"/>
          <w:szCs w:val="20"/>
          <w:rPrChange w:id="908"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909" w:author="Pervac" w:date="2014-08-31T23:45:00Z">
            <w:rPr>
              <w:rStyle w:val="plsql-keyword"/>
              <w:rFonts w:ascii="Courier New" w:hAnsi="Courier New" w:cs="Courier New"/>
              <w:color w:val="0000FF"/>
              <w:sz w:val="20"/>
              <w:szCs w:val="20"/>
            </w:rPr>
          </w:rPrChange>
        </w:rPr>
        <w:t>replace</w:t>
      </w:r>
      <w:proofErr w:type="spellEnd"/>
      <w:r w:rsidRPr="00DC56EB">
        <w:rPr>
          <w:rStyle w:val="apple-converted-space"/>
          <w:rFonts w:cs="Courier New"/>
          <w:color w:val="0000FF"/>
          <w:sz w:val="20"/>
          <w:szCs w:val="20"/>
          <w:rPrChange w:id="910"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911" w:author="Pervac" w:date="2014-08-31T23:45:00Z">
            <w:rPr>
              <w:rStyle w:val="plsql-keyword"/>
              <w:rFonts w:ascii="Courier New" w:hAnsi="Courier New" w:cs="Courier New"/>
              <w:color w:val="0000FF"/>
              <w:sz w:val="20"/>
              <w:szCs w:val="20"/>
            </w:rPr>
          </w:rPrChange>
        </w:rPr>
        <w:t>procedure</w:t>
      </w:r>
      <w:proofErr w:type="spellEnd"/>
      <w:r w:rsidRPr="00DC56EB">
        <w:rPr>
          <w:rStyle w:val="apple-converted-space"/>
          <w:rFonts w:cs="Courier New"/>
          <w:color w:val="0000FF"/>
          <w:sz w:val="20"/>
          <w:szCs w:val="20"/>
          <w:rPrChange w:id="912"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913" w:author="Pervac" w:date="2014-08-31T23:45:00Z">
            <w:rPr>
              <w:rStyle w:val="plsql-word"/>
              <w:rFonts w:ascii="Courier New" w:hAnsi="Courier New" w:cs="Courier New"/>
              <w:color w:val="000000"/>
              <w:sz w:val="20"/>
              <w:szCs w:val="20"/>
            </w:rPr>
          </w:rPrChange>
        </w:rPr>
        <w:t>sp_nuevo_registro_es</w:t>
      </w:r>
      <w:proofErr w:type="spellEnd"/>
      <w:r w:rsidRPr="00DC56EB">
        <w:rPr>
          <w:rFonts w:cs="Courier New"/>
          <w:color w:val="000000"/>
          <w:sz w:val="20"/>
          <w:szCs w:val="20"/>
          <w:rPrChange w:id="914"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915"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916" w:author="Pervac" w:date="2014-08-31T23:45:00Z">
            <w:rPr>
              <w:rStyle w:val="plsql-word"/>
              <w:rFonts w:ascii="Courier New" w:hAnsi="Courier New" w:cs="Courier New"/>
              <w:color w:val="000000"/>
              <w:sz w:val="20"/>
              <w:szCs w:val="20"/>
            </w:rPr>
          </w:rPrChange>
        </w:rPr>
        <w:t>dni</w:t>
      </w:r>
      <w:proofErr w:type="spellEnd"/>
      <w:r w:rsidRPr="00DC56EB">
        <w:rPr>
          <w:rStyle w:val="apple-converted-space"/>
          <w:rFonts w:cs="Courier New"/>
          <w:color w:val="000000"/>
          <w:sz w:val="20"/>
          <w:szCs w:val="20"/>
          <w:rPrChange w:id="917"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918"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919"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920"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921" w:author="Pervac" w:date="2014-08-31T23:45:00Z">
            <w:rPr>
              <w:rStyle w:val="plsql-separator"/>
              <w:rFonts w:ascii="Courier New" w:hAnsi="Courier New" w:cs="Courier New"/>
              <w:color w:val="666666"/>
              <w:sz w:val="20"/>
              <w:szCs w:val="20"/>
            </w:rPr>
          </w:rPrChange>
        </w:rPr>
        <w:t>,</w:t>
      </w:r>
      <w:r w:rsidRPr="00DC56EB">
        <w:rPr>
          <w:rStyle w:val="plsql-word"/>
          <w:rFonts w:cs="Courier New"/>
          <w:color w:val="000000"/>
          <w:sz w:val="20"/>
          <w:szCs w:val="20"/>
          <w:rPrChange w:id="922" w:author="Pervac" w:date="2014-08-31T23:45:00Z">
            <w:rPr>
              <w:rStyle w:val="plsql-word"/>
              <w:rFonts w:ascii="Courier New" w:hAnsi="Courier New" w:cs="Courier New"/>
              <w:color w:val="000000"/>
              <w:sz w:val="20"/>
              <w:szCs w:val="20"/>
            </w:rPr>
          </w:rPrChange>
        </w:rPr>
        <w:t>idregistro</w:t>
      </w:r>
      <w:r w:rsidRPr="00DC56EB">
        <w:rPr>
          <w:rStyle w:val="apple-converted-space"/>
          <w:rFonts w:cs="Courier New"/>
          <w:color w:val="000000"/>
          <w:sz w:val="20"/>
          <w:szCs w:val="20"/>
          <w:rPrChange w:id="923"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924"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925" w:author="Pervac" w:date="2014-08-31T23:45:00Z">
            <w:rPr>
              <w:rStyle w:val="apple-converted-space"/>
              <w:rFonts w:ascii="Courier New" w:hAnsi="Courier New" w:cs="Courier New"/>
              <w:color w:val="0000FF"/>
              <w:sz w:val="20"/>
              <w:szCs w:val="20"/>
            </w:rPr>
          </w:rPrChange>
        </w:rPr>
        <w:t> </w:t>
      </w:r>
      <w:proofErr w:type="spellStart"/>
      <w:r w:rsidRPr="00DC56EB">
        <w:rPr>
          <w:rStyle w:val="plsql-type"/>
          <w:rFonts w:cs="Courier New"/>
          <w:color w:val="800080"/>
          <w:sz w:val="20"/>
          <w:szCs w:val="20"/>
          <w:rPrChange w:id="926" w:author="Pervac" w:date="2014-08-31T23:45:00Z">
            <w:rPr>
              <w:rStyle w:val="plsql-type"/>
              <w:rFonts w:ascii="Courier New" w:hAnsi="Courier New" w:cs="Courier New"/>
              <w:color w:val="800080"/>
              <w:sz w:val="20"/>
              <w:szCs w:val="20"/>
            </w:rPr>
          </w:rPrChange>
        </w:rPr>
        <w:t>number</w:t>
      </w:r>
      <w:proofErr w:type="spellEnd"/>
      <w:r w:rsidRPr="00DC56EB">
        <w:rPr>
          <w:rStyle w:val="plsql-separator"/>
          <w:rFonts w:cs="Courier New"/>
          <w:color w:val="666666"/>
          <w:sz w:val="20"/>
          <w:szCs w:val="20"/>
          <w:rPrChange w:id="92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928"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929" w:author="Pervac" w:date="2014-08-31T23:45:00Z">
            <w:rPr>
              <w:rStyle w:val="plsql-word"/>
              <w:rFonts w:ascii="Courier New" w:hAnsi="Courier New" w:cs="Courier New"/>
              <w:color w:val="000000"/>
              <w:sz w:val="20"/>
              <w:szCs w:val="20"/>
            </w:rPr>
          </w:rPrChange>
        </w:rPr>
        <w:t>timeentradasalida</w:t>
      </w:r>
      <w:proofErr w:type="spellEnd"/>
      <w:r w:rsidRPr="00DC56EB">
        <w:rPr>
          <w:rStyle w:val="apple-converted-space"/>
          <w:rFonts w:cs="Courier New"/>
          <w:color w:val="000000"/>
          <w:sz w:val="20"/>
          <w:szCs w:val="20"/>
          <w:rPrChange w:id="930"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931"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932"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933" w:author="Pervac" w:date="2014-08-31T23:45:00Z">
            <w:rPr>
              <w:rStyle w:val="plsql-word"/>
              <w:rFonts w:ascii="Courier New" w:hAnsi="Courier New" w:cs="Courier New"/>
              <w:color w:val="000000"/>
              <w:sz w:val="20"/>
              <w:szCs w:val="20"/>
            </w:rPr>
          </w:rPrChange>
        </w:rPr>
        <w:t>TIMESTAMP</w:t>
      </w:r>
      <w:r w:rsidRPr="00DC56EB">
        <w:rPr>
          <w:rStyle w:val="plsql-separator"/>
          <w:rFonts w:cs="Courier New"/>
          <w:color w:val="666666"/>
          <w:sz w:val="20"/>
          <w:szCs w:val="20"/>
          <w:rPrChange w:id="934"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935"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936" w:author="Pervac" w:date="2014-08-31T23:45:00Z">
            <w:rPr>
              <w:rStyle w:val="plsql-word"/>
              <w:rFonts w:ascii="Courier New" w:hAnsi="Courier New" w:cs="Courier New"/>
              <w:color w:val="000000"/>
              <w:sz w:val="20"/>
              <w:szCs w:val="20"/>
            </w:rPr>
          </w:rPrChange>
        </w:rPr>
        <w:t>idestado_es</w:t>
      </w:r>
      <w:proofErr w:type="spellEnd"/>
      <w:r w:rsidRPr="00DC56EB">
        <w:rPr>
          <w:rStyle w:val="apple-converted-space"/>
          <w:rFonts w:cs="Courier New"/>
          <w:color w:val="000000"/>
          <w:sz w:val="20"/>
          <w:szCs w:val="20"/>
          <w:rPrChange w:id="937"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938"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939"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940" w:author="Pervac" w:date="2014-08-31T23:45:00Z">
            <w:rPr>
              <w:rStyle w:val="plsql-type"/>
              <w:rFonts w:ascii="Courier New" w:hAnsi="Courier New" w:cs="Courier New"/>
              <w:color w:val="800080"/>
              <w:sz w:val="20"/>
              <w:szCs w:val="20"/>
            </w:rPr>
          </w:rPrChange>
        </w:rPr>
        <w:t>VARCHAR2</w:t>
      </w:r>
      <w:r w:rsidRPr="00DC56EB">
        <w:rPr>
          <w:rStyle w:val="plsql-punctuation"/>
          <w:rFonts w:cs="Courier New"/>
          <w:color w:val="000000"/>
          <w:sz w:val="20"/>
          <w:szCs w:val="20"/>
          <w:rPrChange w:id="941"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942"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943" w:author="Pervac" w:date="2014-08-31T23:45:00Z">
            <w:rPr>
              <w:rStyle w:val="plsql-keyword"/>
              <w:rFonts w:ascii="Courier New" w:hAnsi="Courier New" w:cs="Courier New"/>
              <w:color w:val="0000FF"/>
              <w:sz w:val="20"/>
              <w:szCs w:val="20"/>
            </w:rPr>
          </w:rPrChange>
        </w:rPr>
        <w:t>is</w:t>
      </w:r>
      <w:proofErr w:type="spellEnd"/>
      <w:r w:rsidRPr="00DC56EB">
        <w:rPr>
          <w:rFonts w:cs="Courier New"/>
          <w:color w:val="000000"/>
          <w:sz w:val="20"/>
          <w:szCs w:val="20"/>
          <w:rPrChange w:id="944"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945" w:author="Pervac" w:date="2014-08-31T23:45:00Z">
            <w:rPr>
              <w:rStyle w:val="plsql-keyword"/>
              <w:rFonts w:ascii="Courier New" w:hAnsi="Courier New" w:cs="Courier New"/>
              <w:color w:val="0000FF"/>
              <w:sz w:val="20"/>
              <w:szCs w:val="20"/>
            </w:rPr>
          </w:rPrChange>
        </w:rPr>
        <w:t>begin</w:t>
      </w:r>
      <w:proofErr w:type="spellEnd"/>
      <w:r w:rsidRPr="00DC56EB">
        <w:rPr>
          <w:rFonts w:cs="Courier New"/>
          <w:color w:val="000000"/>
          <w:sz w:val="20"/>
          <w:szCs w:val="20"/>
          <w:rPrChange w:id="946"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947" w:author="Pervac" w:date="2014-08-31T23:45:00Z">
            <w:rPr>
              <w:rStyle w:val="plsql-keyword"/>
              <w:rFonts w:ascii="Courier New" w:hAnsi="Courier New" w:cs="Courier New"/>
              <w:color w:val="0000FF"/>
              <w:sz w:val="20"/>
              <w:szCs w:val="20"/>
            </w:rPr>
          </w:rPrChange>
        </w:rPr>
        <w:t>INSERT</w:t>
      </w:r>
      <w:r w:rsidRPr="00DC56EB">
        <w:rPr>
          <w:rStyle w:val="apple-converted-space"/>
          <w:rFonts w:cs="Courier New"/>
          <w:color w:val="0000FF"/>
          <w:sz w:val="20"/>
          <w:szCs w:val="20"/>
          <w:rPrChange w:id="948"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949" w:author="Pervac" w:date="2014-08-31T23:45:00Z">
            <w:rPr>
              <w:rStyle w:val="plsql-keyword"/>
              <w:rFonts w:ascii="Courier New" w:hAnsi="Courier New" w:cs="Courier New"/>
              <w:color w:val="0000FF"/>
              <w:sz w:val="20"/>
              <w:szCs w:val="20"/>
            </w:rPr>
          </w:rPrChange>
        </w:rPr>
        <w:t>INTO</w:t>
      </w:r>
      <w:r w:rsidRPr="00DC56EB">
        <w:rPr>
          <w:rStyle w:val="apple-converted-space"/>
          <w:rFonts w:cs="Courier New"/>
          <w:color w:val="0000FF"/>
          <w:sz w:val="20"/>
          <w:szCs w:val="20"/>
          <w:rPrChange w:id="950"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951" w:author="Pervac" w:date="2014-08-31T23:45:00Z">
            <w:rPr>
              <w:rStyle w:val="plsql-word"/>
              <w:rFonts w:ascii="Courier New" w:hAnsi="Courier New" w:cs="Courier New"/>
              <w:color w:val="000000"/>
              <w:sz w:val="20"/>
              <w:szCs w:val="20"/>
            </w:rPr>
          </w:rPrChange>
        </w:rPr>
        <w:t>registroes</w:t>
      </w:r>
      <w:proofErr w:type="spellEnd"/>
      <w:r w:rsidRPr="00DC56EB">
        <w:rPr>
          <w:rFonts w:cs="Courier New"/>
          <w:color w:val="000000"/>
          <w:sz w:val="20"/>
          <w:szCs w:val="20"/>
          <w:rPrChange w:id="952"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953"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954" w:author="Pervac" w:date="2014-08-31T23:45:00Z">
            <w:rPr>
              <w:rStyle w:val="plsql-word"/>
              <w:rFonts w:ascii="Courier New" w:hAnsi="Courier New" w:cs="Courier New"/>
              <w:color w:val="000000"/>
              <w:sz w:val="20"/>
              <w:szCs w:val="20"/>
            </w:rPr>
          </w:rPrChange>
        </w:rPr>
        <w:t>idregistro</w:t>
      </w:r>
      <w:proofErr w:type="spellEnd"/>
      <w:r w:rsidRPr="00DC56EB">
        <w:rPr>
          <w:rStyle w:val="plsql-separator"/>
          <w:rFonts w:cs="Courier New"/>
          <w:color w:val="666666"/>
          <w:sz w:val="20"/>
          <w:szCs w:val="20"/>
          <w:rPrChange w:id="955" w:author="Pervac" w:date="2014-08-31T23:45:00Z">
            <w:rPr>
              <w:rStyle w:val="plsql-separator"/>
              <w:rFonts w:ascii="Courier New" w:hAnsi="Courier New" w:cs="Courier New"/>
              <w:color w:val="666666"/>
              <w:sz w:val="20"/>
              <w:szCs w:val="20"/>
            </w:rPr>
          </w:rPrChange>
        </w:rPr>
        <w:t>,</w:t>
      </w:r>
      <w:r w:rsidRPr="00DC56EB">
        <w:rPr>
          <w:rStyle w:val="apple-converted-space"/>
          <w:rFonts w:cs="Courier New"/>
          <w:color w:val="666666"/>
          <w:sz w:val="20"/>
          <w:szCs w:val="20"/>
          <w:rPrChange w:id="956" w:author="Pervac" w:date="2014-08-31T23:45:00Z">
            <w:rPr>
              <w:rStyle w:val="apple-converted-space"/>
              <w:rFonts w:ascii="Courier New" w:hAnsi="Courier New" w:cs="Courier New"/>
              <w:color w:val="666666"/>
              <w:sz w:val="20"/>
              <w:szCs w:val="20"/>
            </w:rPr>
          </w:rPrChange>
        </w:rPr>
        <w:t> </w:t>
      </w:r>
      <w:proofErr w:type="spellStart"/>
      <w:r w:rsidRPr="00DC56EB">
        <w:rPr>
          <w:rStyle w:val="plsql-word"/>
          <w:rFonts w:cs="Courier New"/>
          <w:color w:val="000000"/>
          <w:sz w:val="20"/>
          <w:szCs w:val="20"/>
          <w:rPrChange w:id="957" w:author="Pervac" w:date="2014-08-31T23:45:00Z">
            <w:rPr>
              <w:rStyle w:val="plsql-word"/>
              <w:rFonts w:ascii="Courier New" w:hAnsi="Courier New" w:cs="Courier New"/>
              <w:color w:val="000000"/>
              <w:sz w:val="20"/>
              <w:szCs w:val="20"/>
            </w:rPr>
          </w:rPrChange>
        </w:rPr>
        <w:t>dni</w:t>
      </w:r>
      <w:proofErr w:type="spellEnd"/>
      <w:r w:rsidRPr="00DC56EB">
        <w:rPr>
          <w:rStyle w:val="plsql-separator"/>
          <w:rFonts w:cs="Courier New"/>
          <w:color w:val="666666"/>
          <w:sz w:val="20"/>
          <w:szCs w:val="20"/>
          <w:rPrChange w:id="95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959"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960" w:author="Pervac" w:date="2014-08-31T23:45:00Z">
            <w:rPr>
              <w:rStyle w:val="plsql-word"/>
              <w:rFonts w:ascii="Courier New" w:hAnsi="Courier New" w:cs="Courier New"/>
              <w:color w:val="000000"/>
              <w:sz w:val="20"/>
              <w:szCs w:val="20"/>
            </w:rPr>
          </w:rPrChange>
        </w:rPr>
        <w:t>timeentradasalida</w:t>
      </w:r>
      <w:proofErr w:type="spellEnd"/>
      <w:r w:rsidRPr="00DC56EB">
        <w:rPr>
          <w:rStyle w:val="plsql-separator"/>
          <w:rFonts w:cs="Courier New"/>
          <w:color w:val="666666"/>
          <w:sz w:val="20"/>
          <w:szCs w:val="20"/>
          <w:rPrChange w:id="961"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962"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963" w:author="Pervac" w:date="2014-08-31T23:45:00Z">
            <w:rPr>
              <w:rStyle w:val="plsql-word"/>
              <w:rFonts w:ascii="Courier New" w:hAnsi="Courier New" w:cs="Courier New"/>
              <w:color w:val="000000"/>
              <w:sz w:val="20"/>
              <w:szCs w:val="20"/>
            </w:rPr>
          </w:rPrChange>
        </w:rPr>
        <w:t>idestado_es</w:t>
      </w:r>
      <w:proofErr w:type="spellEnd"/>
      <w:r w:rsidRPr="00DC56EB">
        <w:rPr>
          <w:rStyle w:val="plsql-punctuation"/>
          <w:rFonts w:cs="Courier New"/>
          <w:color w:val="000000"/>
          <w:sz w:val="20"/>
          <w:szCs w:val="20"/>
          <w:rPrChange w:id="964"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965"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966" w:author="Pervac" w:date="2014-08-31T23:45:00Z">
            <w:rPr>
              <w:rStyle w:val="plsql-keyword"/>
              <w:rFonts w:ascii="Courier New" w:hAnsi="Courier New" w:cs="Courier New"/>
              <w:color w:val="0000FF"/>
              <w:sz w:val="20"/>
              <w:szCs w:val="20"/>
            </w:rPr>
          </w:rPrChange>
        </w:rPr>
        <w:t>VALUES</w:t>
      </w:r>
      <w:r w:rsidRPr="00DC56EB">
        <w:rPr>
          <w:rFonts w:cs="Courier New"/>
          <w:color w:val="000000"/>
          <w:sz w:val="20"/>
          <w:szCs w:val="20"/>
          <w:rPrChange w:id="967"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968"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969" w:author="Pervac" w:date="2014-08-31T23:45:00Z">
            <w:rPr>
              <w:rStyle w:val="plsql-word"/>
              <w:rFonts w:ascii="Courier New" w:hAnsi="Courier New" w:cs="Courier New"/>
              <w:color w:val="000000"/>
              <w:sz w:val="20"/>
              <w:szCs w:val="20"/>
            </w:rPr>
          </w:rPrChange>
        </w:rPr>
        <w:t>idregistro</w:t>
      </w:r>
      <w:proofErr w:type="spellEnd"/>
      <w:r w:rsidRPr="00DC56EB">
        <w:rPr>
          <w:rStyle w:val="plsql-separator"/>
          <w:rFonts w:cs="Courier New"/>
          <w:color w:val="666666"/>
          <w:sz w:val="20"/>
          <w:szCs w:val="20"/>
          <w:rPrChange w:id="970" w:author="Pervac" w:date="2014-08-31T23:45:00Z">
            <w:rPr>
              <w:rStyle w:val="plsql-separator"/>
              <w:rFonts w:ascii="Courier New" w:hAnsi="Courier New" w:cs="Courier New"/>
              <w:color w:val="666666"/>
              <w:sz w:val="20"/>
              <w:szCs w:val="20"/>
            </w:rPr>
          </w:rPrChange>
        </w:rPr>
        <w:t>,</w:t>
      </w:r>
      <w:r w:rsidRPr="00DC56EB">
        <w:rPr>
          <w:rStyle w:val="apple-converted-space"/>
          <w:rFonts w:cs="Courier New"/>
          <w:color w:val="666666"/>
          <w:sz w:val="20"/>
          <w:szCs w:val="20"/>
          <w:rPrChange w:id="971" w:author="Pervac" w:date="2014-08-31T23:45:00Z">
            <w:rPr>
              <w:rStyle w:val="apple-converted-space"/>
              <w:rFonts w:ascii="Courier New" w:hAnsi="Courier New" w:cs="Courier New"/>
              <w:color w:val="666666"/>
              <w:sz w:val="20"/>
              <w:szCs w:val="20"/>
            </w:rPr>
          </w:rPrChange>
        </w:rPr>
        <w:t> </w:t>
      </w:r>
      <w:proofErr w:type="spellStart"/>
      <w:r w:rsidRPr="00DC56EB">
        <w:rPr>
          <w:rStyle w:val="plsql-word"/>
          <w:rFonts w:cs="Courier New"/>
          <w:color w:val="000000"/>
          <w:sz w:val="20"/>
          <w:szCs w:val="20"/>
          <w:rPrChange w:id="972" w:author="Pervac" w:date="2014-08-31T23:45:00Z">
            <w:rPr>
              <w:rStyle w:val="plsql-word"/>
              <w:rFonts w:ascii="Courier New" w:hAnsi="Courier New" w:cs="Courier New"/>
              <w:color w:val="000000"/>
              <w:sz w:val="20"/>
              <w:szCs w:val="20"/>
            </w:rPr>
          </w:rPrChange>
        </w:rPr>
        <w:t>dni</w:t>
      </w:r>
      <w:proofErr w:type="spellEnd"/>
      <w:r w:rsidRPr="00DC56EB">
        <w:rPr>
          <w:rStyle w:val="plsql-separator"/>
          <w:rFonts w:cs="Courier New"/>
          <w:color w:val="666666"/>
          <w:sz w:val="20"/>
          <w:szCs w:val="20"/>
          <w:rPrChange w:id="973"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974"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975" w:author="Pervac" w:date="2014-08-31T23:45:00Z">
            <w:rPr>
              <w:rStyle w:val="plsql-word"/>
              <w:rFonts w:ascii="Courier New" w:hAnsi="Courier New" w:cs="Courier New"/>
              <w:color w:val="000000"/>
              <w:sz w:val="20"/>
              <w:szCs w:val="20"/>
            </w:rPr>
          </w:rPrChange>
        </w:rPr>
        <w:t>timeentradasalida</w:t>
      </w:r>
      <w:proofErr w:type="spellEnd"/>
      <w:r w:rsidRPr="00DC56EB">
        <w:rPr>
          <w:rStyle w:val="plsql-separator"/>
          <w:rFonts w:cs="Courier New"/>
          <w:color w:val="666666"/>
          <w:sz w:val="20"/>
          <w:szCs w:val="20"/>
          <w:rPrChange w:id="976"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977"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978" w:author="Pervac" w:date="2014-08-31T23:45:00Z">
            <w:rPr>
              <w:rStyle w:val="plsql-word"/>
              <w:rFonts w:ascii="Courier New" w:hAnsi="Courier New" w:cs="Courier New"/>
              <w:color w:val="000000"/>
              <w:sz w:val="20"/>
              <w:szCs w:val="20"/>
            </w:rPr>
          </w:rPrChange>
        </w:rPr>
        <w:t>idestado_es</w:t>
      </w:r>
      <w:proofErr w:type="spellEnd"/>
      <w:r w:rsidRPr="00DC56EB">
        <w:rPr>
          <w:rStyle w:val="plsql-punctuation"/>
          <w:rFonts w:cs="Courier New"/>
          <w:color w:val="000000"/>
          <w:sz w:val="20"/>
          <w:szCs w:val="20"/>
          <w:rPrChange w:id="979" w:author="Pervac" w:date="2014-08-31T23:45:00Z">
            <w:rPr>
              <w:rStyle w:val="plsql-punctuation"/>
              <w:rFonts w:ascii="Courier New" w:hAnsi="Courier New" w:cs="Courier New"/>
              <w:color w:val="000000"/>
              <w:sz w:val="20"/>
              <w:szCs w:val="20"/>
            </w:rPr>
          </w:rPrChange>
        </w:rPr>
        <w:t>)</w:t>
      </w:r>
      <w:r w:rsidRPr="00DC56EB">
        <w:rPr>
          <w:rStyle w:val="plsql-separator"/>
          <w:rFonts w:cs="Courier New"/>
          <w:color w:val="666666"/>
          <w:sz w:val="20"/>
          <w:szCs w:val="20"/>
          <w:rPrChange w:id="980"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981"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982" w:author="Pervac" w:date="2014-08-31T23:45:00Z">
            <w:rPr>
              <w:rStyle w:val="plsql-keyword"/>
              <w:rFonts w:ascii="Courier New" w:hAnsi="Courier New" w:cs="Courier New"/>
              <w:color w:val="0000FF"/>
              <w:sz w:val="20"/>
              <w:szCs w:val="20"/>
            </w:rPr>
          </w:rPrChange>
        </w:rPr>
        <w:t>end</w:t>
      </w:r>
      <w:proofErr w:type="spellEnd"/>
      <w:r w:rsidRPr="00DC56EB">
        <w:rPr>
          <w:rStyle w:val="apple-converted-space"/>
          <w:rFonts w:cs="Courier New"/>
          <w:color w:val="0000FF"/>
          <w:sz w:val="20"/>
          <w:szCs w:val="20"/>
          <w:rPrChange w:id="983"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984" w:author="Pervac" w:date="2014-08-31T23:45:00Z">
            <w:rPr>
              <w:rStyle w:val="plsql-word"/>
              <w:rFonts w:ascii="Courier New" w:hAnsi="Courier New" w:cs="Courier New"/>
              <w:color w:val="000000"/>
              <w:sz w:val="20"/>
              <w:szCs w:val="20"/>
            </w:rPr>
          </w:rPrChange>
        </w:rPr>
        <w:t>sp_nuevo_registro_es</w:t>
      </w:r>
      <w:proofErr w:type="spellEnd"/>
      <w:r w:rsidRPr="00DC56EB">
        <w:rPr>
          <w:rStyle w:val="plsql-separator"/>
          <w:rFonts w:cs="Courier New"/>
          <w:color w:val="666666"/>
          <w:sz w:val="20"/>
          <w:szCs w:val="20"/>
          <w:rPrChange w:id="985" w:author="Pervac" w:date="2014-08-31T23:45:00Z">
            <w:rPr>
              <w:rStyle w:val="plsql-separator"/>
              <w:rFonts w:ascii="Courier New" w:hAnsi="Courier New" w:cs="Courier New"/>
              <w:color w:val="666666"/>
              <w:sz w:val="20"/>
              <w:szCs w:val="20"/>
            </w:rPr>
          </w:rPrChange>
        </w:rPr>
        <w:t>;</w:t>
      </w:r>
      <w:r w:rsidRPr="00DC56EB">
        <w:rPr>
          <w:rStyle w:val="plsql-word"/>
          <w:rFonts w:cs="Cambria Math"/>
          <w:color w:val="000000"/>
          <w:sz w:val="20"/>
          <w:szCs w:val="20"/>
          <w:rPrChange w:id="986" w:author="Pervac" w:date="2014-08-31T23:45:00Z">
            <w:rPr>
              <w:rStyle w:val="plsql-word"/>
              <w:rFonts w:ascii="Cambria Math" w:hAnsi="Cambria Math" w:cs="Cambria Math"/>
              <w:color w:val="000000"/>
              <w:sz w:val="20"/>
              <w:szCs w:val="20"/>
            </w:rPr>
          </w:rPrChange>
        </w:rPr>
        <w:t>​</w:t>
      </w:r>
    </w:p>
    <w:p w:rsidR="000B3233" w:rsidRPr="00DC56EB" w:rsidRDefault="000B3233" w:rsidP="000B3233">
      <w:pPr>
        <w:spacing w:after="0" w:line="240" w:lineRule="auto"/>
        <w:rPr>
          <w:rStyle w:val="plsql-word"/>
          <w:rFonts w:cs="Cambria Math"/>
          <w:color w:val="000000"/>
          <w:sz w:val="20"/>
          <w:szCs w:val="20"/>
          <w:rPrChange w:id="987" w:author="Pervac" w:date="2014-08-31T23:45:00Z">
            <w:rPr>
              <w:rStyle w:val="plsql-word"/>
              <w:rFonts w:ascii="Cambria Math" w:hAnsi="Cambria Math" w:cs="Cambria Math"/>
              <w:color w:val="000000"/>
              <w:sz w:val="20"/>
              <w:szCs w:val="20"/>
            </w:rPr>
          </w:rPrChange>
        </w:rPr>
      </w:pPr>
    </w:p>
    <w:p w:rsidR="000B3233" w:rsidRPr="00DC56EB" w:rsidRDefault="000B3233" w:rsidP="000B3233">
      <w:pPr>
        <w:spacing w:after="0" w:line="240" w:lineRule="auto"/>
        <w:rPr>
          <w:rStyle w:val="apple-converted-space"/>
          <w:rFonts w:cs="Courier New"/>
          <w:b/>
          <w:color w:val="000000"/>
          <w:sz w:val="20"/>
          <w:szCs w:val="20"/>
          <w:rPrChange w:id="988" w:author="Pervac" w:date="2014-08-31T23:45:00Z">
            <w:rPr>
              <w:rStyle w:val="apple-converted-space"/>
              <w:rFonts w:ascii="Courier New" w:hAnsi="Courier New" w:cs="Courier New"/>
              <w:b/>
              <w:color w:val="000000"/>
              <w:sz w:val="20"/>
              <w:szCs w:val="20"/>
            </w:rPr>
          </w:rPrChange>
        </w:rPr>
      </w:pPr>
      <w:r w:rsidRPr="00DC56EB">
        <w:rPr>
          <w:rStyle w:val="plsql-word"/>
          <w:rFonts w:cs="Courier New"/>
          <w:b/>
          <w:color w:val="000000"/>
          <w:sz w:val="20"/>
          <w:szCs w:val="20"/>
          <w:rPrChange w:id="989" w:author="Pervac" w:date="2014-08-31T23:45:00Z">
            <w:rPr>
              <w:rStyle w:val="plsql-word"/>
              <w:rFonts w:ascii="Courier New" w:hAnsi="Courier New" w:cs="Courier New"/>
              <w:b/>
              <w:color w:val="000000"/>
              <w:sz w:val="20"/>
              <w:szCs w:val="20"/>
            </w:rPr>
          </w:rPrChange>
        </w:rPr>
        <w:t>SP_NUEVO_COLABORADOR: Registra un nuevo colaborador en la base de datos.</w:t>
      </w:r>
      <w:r w:rsidRPr="00DC56EB">
        <w:rPr>
          <w:rStyle w:val="apple-converted-space"/>
          <w:rFonts w:cs="Courier New"/>
          <w:b/>
          <w:color w:val="000000"/>
          <w:sz w:val="20"/>
          <w:szCs w:val="20"/>
          <w:rPrChange w:id="990" w:author="Pervac" w:date="2014-08-31T23:45:00Z">
            <w:rPr>
              <w:rStyle w:val="apple-converted-space"/>
              <w:rFonts w:ascii="Courier New" w:hAnsi="Courier New" w:cs="Courier New"/>
              <w:b/>
              <w:color w:val="000000"/>
              <w:sz w:val="20"/>
              <w:szCs w:val="20"/>
            </w:rPr>
          </w:rPrChange>
        </w:rPr>
        <w:t> </w:t>
      </w:r>
    </w:p>
    <w:p w:rsidR="000B3233" w:rsidRPr="00DC56EB" w:rsidRDefault="000B3233" w:rsidP="000B3233">
      <w:pPr>
        <w:spacing w:after="0" w:line="240" w:lineRule="auto"/>
        <w:rPr>
          <w:rStyle w:val="plsql-word"/>
          <w:rFonts w:cs="Cambria Math"/>
          <w:color w:val="000000"/>
          <w:sz w:val="20"/>
          <w:szCs w:val="20"/>
          <w:rPrChange w:id="991" w:author="Pervac" w:date="2014-08-31T23:45:00Z">
            <w:rPr>
              <w:rStyle w:val="plsql-word"/>
              <w:rFonts w:ascii="Cambria Math" w:hAnsi="Cambria Math" w:cs="Cambria Math"/>
              <w:color w:val="000000"/>
              <w:sz w:val="20"/>
              <w:szCs w:val="20"/>
            </w:rPr>
          </w:rPrChange>
        </w:rPr>
      </w:pPr>
    </w:p>
    <w:p w:rsidR="000B3233" w:rsidRPr="00DC56EB" w:rsidRDefault="000B3233" w:rsidP="000B3233">
      <w:pPr>
        <w:spacing w:after="0" w:line="240" w:lineRule="auto"/>
        <w:rPr>
          <w:rFonts w:cs="Cambria Math"/>
          <w:color w:val="000000"/>
          <w:sz w:val="20"/>
          <w:szCs w:val="20"/>
          <w:rPrChange w:id="992" w:author="Pervac" w:date="2014-08-31T23:45:00Z">
            <w:rPr>
              <w:rFonts w:ascii="Cambria Math" w:hAnsi="Cambria Math" w:cs="Cambria Math"/>
              <w:color w:val="000000"/>
              <w:sz w:val="20"/>
              <w:szCs w:val="20"/>
            </w:rPr>
          </w:rPrChange>
        </w:rPr>
      </w:pPr>
      <w:r w:rsidRPr="00DC56EB">
        <w:rPr>
          <w:rStyle w:val="plsql-keyword"/>
          <w:rFonts w:cs="Courier New"/>
          <w:color w:val="0000FF"/>
          <w:sz w:val="20"/>
          <w:szCs w:val="20"/>
          <w:rPrChange w:id="993" w:author="Pervac" w:date="2014-08-31T23:45:00Z">
            <w:rPr>
              <w:rStyle w:val="plsql-keyword"/>
              <w:rFonts w:ascii="Courier New" w:hAnsi="Courier New" w:cs="Courier New"/>
              <w:color w:val="0000FF"/>
              <w:sz w:val="20"/>
              <w:szCs w:val="20"/>
            </w:rPr>
          </w:rPrChange>
        </w:rPr>
        <w:t>create</w:t>
      </w:r>
      <w:r w:rsidRPr="00DC56EB">
        <w:rPr>
          <w:rStyle w:val="apple-converted-space"/>
          <w:rFonts w:cs="Courier New"/>
          <w:color w:val="0000FF"/>
          <w:sz w:val="20"/>
          <w:szCs w:val="20"/>
          <w:rPrChange w:id="994"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995" w:author="Pervac" w:date="2014-08-31T23:45:00Z">
            <w:rPr>
              <w:rStyle w:val="plsql-keyword"/>
              <w:rFonts w:ascii="Courier New" w:hAnsi="Courier New" w:cs="Courier New"/>
              <w:color w:val="0000FF"/>
              <w:sz w:val="20"/>
              <w:szCs w:val="20"/>
            </w:rPr>
          </w:rPrChange>
        </w:rPr>
        <w:t>or</w:t>
      </w:r>
      <w:r w:rsidRPr="00DC56EB">
        <w:rPr>
          <w:rStyle w:val="apple-converted-space"/>
          <w:rFonts w:cs="Courier New"/>
          <w:color w:val="0000FF"/>
          <w:sz w:val="20"/>
          <w:szCs w:val="20"/>
          <w:rPrChange w:id="996"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997" w:author="Pervac" w:date="2014-08-31T23:45:00Z">
            <w:rPr>
              <w:rStyle w:val="plsql-keyword"/>
              <w:rFonts w:ascii="Courier New" w:hAnsi="Courier New" w:cs="Courier New"/>
              <w:color w:val="0000FF"/>
              <w:sz w:val="20"/>
              <w:szCs w:val="20"/>
            </w:rPr>
          </w:rPrChange>
        </w:rPr>
        <w:t>replace</w:t>
      </w:r>
      <w:r w:rsidRPr="00DC56EB">
        <w:rPr>
          <w:rStyle w:val="apple-converted-space"/>
          <w:rFonts w:cs="Courier New"/>
          <w:color w:val="0000FF"/>
          <w:sz w:val="20"/>
          <w:szCs w:val="20"/>
          <w:rPrChange w:id="998"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999" w:author="Pervac" w:date="2014-08-31T23:45:00Z">
            <w:rPr>
              <w:rStyle w:val="plsql-keyword"/>
              <w:rFonts w:ascii="Courier New" w:hAnsi="Courier New" w:cs="Courier New"/>
              <w:color w:val="0000FF"/>
              <w:sz w:val="20"/>
              <w:szCs w:val="20"/>
            </w:rPr>
          </w:rPrChange>
        </w:rPr>
        <w:t>procedure</w:t>
      </w:r>
      <w:r w:rsidRPr="00DC56EB">
        <w:rPr>
          <w:rStyle w:val="apple-converted-space"/>
          <w:rFonts w:cs="Courier New"/>
          <w:color w:val="0000FF"/>
          <w:sz w:val="20"/>
          <w:szCs w:val="20"/>
          <w:rPrChange w:id="1000"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1001" w:author="Pervac" w:date="2014-08-31T23:45:00Z">
            <w:rPr>
              <w:rStyle w:val="plsql-word"/>
              <w:rFonts w:ascii="Courier New" w:hAnsi="Courier New" w:cs="Courier New"/>
              <w:color w:val="000000"/>
              <w:sz w:val="20"/>
              <w:szCs w:val="20"/>
            </w:rPr>
          </w:rPrChange>
        </w:rPr>
        <w:t>sp_Nuevo_Colaborador</w:t>
      </w:r>
      <w:r w:rsidRPr="00DC56EB">
        <w:rPr>
          <w:rStyle w:val="apple-converted-space"/>
          <w:rFonts w:cs="Courier New"/>
          <w:color w:val="000000"/>
          <w:sz w:val="20"/>
          <w:szCs w:val="20"/>
          <w:rPrChange w:id="1002" w:author="Pervac" w:date="2014-08-31T23:45:00Z">
            <w:rPr>
              <w:rStyle w:val="apple-converted-space"/>
              <w:rFonts w:ascii="Courier New" w:hAnsi="Courier New" w:cs="Courier New"/>
              <w:color w:val="000000"/>
              <w:sz w:val="20"/>
              <w:szCs w:val="20"/>
            </w:rPr>
          </w:rPrChange>
        </w:rPr>
        <w:t> </w:t>
      </w:r>
      <w:r w:rsidRPr="00DC56EB">
        <w:rPr>
          <w:rStyle w:val="plsql-punctuation"/>
          <w:rFonts w:cs="Courier New"/>
          <w:color w:val="000000"/>
          <w:sz w:val="20"/>
          <w:szCs w:val="20"/>
          <w:rPrChange w:id="1003" w:author="Pervac" w:date="2014-08-31T23:45:00Z">
            <w:rPr>
              <w:rStyle w:val="plsql-punctuation"/>
              <w:rFonts w:ascii="Courier New" w:hAnsi="Courier New" w:cs="Courier New"/>
              <w:color w:val="000000"/>
              <w:sz w:val="20"/>
              <w:szCs w:val="20"/>
            </w:rPr>
          </w:rPrChange>
        </w:rPr>
        <w:t>(</w:t>
      </w:r>
      <w:r w:rsidRPr="00DC56EB">
        <w:rPr>
          <w:rStyle w:val="plsql-word"/>
          <w:rFonts w:cs="Courier New"/>
          <w:color w:val="000000"/>
          <w:sz w:val="20"/>
          <w:szCs w:val="20"/>
          <w:rPrChange w:id="1004" w:author="Pervac" w:date="2014-08-31T23:45:00Z">
            <w:rPr>
              <w:rStyle w:val="plsql-word"/>
              <w:rFonts w:ascii="Courier New" w:hAnsi="Courier New" w:cs="Courier New"/>
              <w:color w:val="000000"/>
              <w:sz w:val="20"/>
              <w:szCs w:val="20"/>
            </w:rPr>
          </w:rPrChange>
        </w:rPr>
        <w:t>dni  </w:t>
      </w:r>
      <w:r w:rsidRPr="00DC56EB">
        <w:rPr>
          <w:rStyle w:val="plsql-operator"/>
          <w:rFonts w:cs="Courier New"/>
          <w:color w:val="0000FF"/>
          <w:sz w:val="20"/>
          <w:szCs w:val="20"/>
          <w:rPrChange w:id="1005"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06"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007"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00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09"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10"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011" w:author="Pervac" w:date="2014-08-31T23:45:00Z">
            <w:rPr>
              <w:rStyle w:val="plsql-word"/>
              <w:rFonts w:ascii="Courier New" w:hAnsi="Courier New" w:cs="Courier New"/>
              <w:color w:val="000000"/>
              <w:sz w:val="20"/>
              <w:szCs w:val="20"/>
            </w:rPr>
          </w:rPrChange>
        </w:rPr>
        <w:t>nombres  </w:t>
      </w:r>
      <w:r w:rsidRPr="00DC56EB">
        <w:rPr>
          <w:rStyle w:val="plsql-operator"/>
          <w:rFonts w:cs="Courier New"/>
          <w:color w:val="0000FF"/>
          <w:sz w:val="20"/>
          <w:szCs w:val="20"/>
          <w:rPrChange w:id="1012"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13"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014"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01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16"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17"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018" w:author="Pervac" w:date="2014-08-31T23:45:00Z">
            <w:rPr>
              <w:rStyle w:val="plsql-word"/>
              <w:rFonts w:ascii="Courier New" w:hAnsi="Courier New" w:cs="Courier New"/>
              <w:color w:val="000000"/>
              <w:sz w:val="20"/>
              <w:szCs w:val="20"/>
            </w:rPr>
          </w:rPrChange>
        </w:rPr>
        <w:t>apellidos  </w:t>
      </w:r>
      <w:r w:rsidRPr="00DC56EB">
        <w:rPr>
          <w:rStyle w:val="plsql-operator"/>
          <w:rFonts w:cs="Courier New"/>
          <w:color w:val="0000FF"/>
          <w:sz w:val="20"/>
          <w:szCs w:val="20"/>
          <w:rPrChange w:id="1019"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20"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021"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022"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23"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24"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025" w:author="Pervac" w:date="2014-08-31T23:45:00Z">
            <w:rPr>
              <w:rStyle w:val="plsql-word"/>
              <w:rFonts w:ascii="Courier New" w:hAnsi="Courier New" w:cs="Courier New"/>
              <w:color w:val="000000"/>
              <w:sz w:val="20"/>
              <w:szCs w:val="20"/>
            </w:rPr>
          </w:rPrChange>
        </w:rPr>
        <w:t>fechanac</w:t>
      </w:r>
      <w:proofErr w:type="spellEnd"/>
      <w:r w:rsidRPr="00DC56EB">
        <w:rPr>
          <w:rStyle w:val="plsql-word"/>
          <w:rFonts w:cs="Courier New"/>
          <w:color w:val="000000"/>
          <w:sz w:val="20"/>
          <w:szCs w:val="20"/>
          <w:rPrChange w:id="1026" w:author="Pervac" w:date="2014-08-31T23:45:00Z">
            <w:rPr>
              <w:rStyle w:val="plsql-word"/>
              <w:rFonts w:ascii="Courier New" w:hAnsi="Courier New" w:cs="Courier New"/>
              <w:color w:val="000000"/>
              <w:sz w:val="20"/>
              <w:szCs w:val="20"/>
            </w:rPr>
          </w:rPrChange>
        </w:rPr>
        <w:t>  </w:t>
      </w:r>
      <w:r w:rsidRPr="00DC56EB">
        <w:rPr>
          <w:rStyle w:val="plsql-operator"/>
          <w:rFonts w:cs="Courier New"/>
          <w:color w:val="0000FF"/>
          <w:sz w:val="20"/>
          <w:szCs w:val="20"/>
          <w:rPrChange w:id="1027"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28"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029" w:author="Pervac" w:date="2014-08-31T23:45:00Z">
            <w:rPr>
              <w:rStyle w:val="plsql-keyword"/>
              <w:rFonts w:ascii="Courier New" w:hAnsi="Courier New" w:cs="Courier New"/>
              <w:color w:val="0000FF"/>
              <w:sz w:val="20"/>
              <w:szCs w:val="20"/>
            </w:rPr>
          </w:rPrChange>
        </w:rPr>
        <w:t>date</w:t>
      </w:r>
      <w:r w:rsidRPr="00DC56EB">
        <w:rPr>
          <w:rStyle w:val="plsql-separator"/>
          <w:rFonts w:cs="Courier New"/>
          <w:color w:val="666666"/>
          <w:sz w:val="20"/>
          <w:szCs w:val="20"/>
          <w:rPrChange w:id="1030"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31"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32"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033" w:author="Pervac" w:date="2014-08-31T23:45:00Z">
            <w:rPr>
              <w:rStyle w:val="plsql-word"/>
              <w:rFonts w:ascii="Courier New" w:hAnsi="Courier New" w:cs="Courier New"/>
              <w:color w:val="000000"/>
              <w:sz w:val="20"/>
              <w:szCs w:val="20"/>
            </w:rPr>
          </w:rPrChange>
        </w:rPr>
        <w:t>email  </w:t>
      </w:r>
      <w:r w:rsidRPr="00DC56EB">
        <w:rPr>
          <w:rStyle w:val="plsql-operator"/>
          <w:rFonts w:cs="Courier New"/>
          <w:color w:val="0000FF"/>
          <w:sz w:val="20"/>
          <w:szCs w:val="20"/>
          <w:rPrChange w:id="1034"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35"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036"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03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38"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39"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040" w:author="Pervac" w:date="2014-08-31T23:45:00Z">
            <w:rPr>
              <w:rStyle w:val="plsql-word"/>
              <w:rFonts w:ascii="Courier New" w:hAnsi="Courier New" w:cs="Courier New"/>
              <w:color w:val="000000"/>
              <w:sz w:val="20"/>
              <w:szCs w:val="20"/>
            </w:rPr>
          </w:rPrChange>
        </w:rPr>
        <w:t>celular  </w:t>
      </w:r>
      <w:r w:rsidRPr="00DC56EB">
        <w:rPr>
          <w:rStyle w:val="plsql-operator"/>
          <w:rFonts w:cs="Courier New"/>
          <w:color w:val="0000FF"/>
          <w:sz w:val="20"/>
          <w:szCs w:val="20"/>
          <w:rPrChange w:id="1041"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42"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043"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044"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45"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46"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047" w:author="Pervac" w:date="2014-08-31T23:45:00Z">
            <w:rPr>
              <w:rStyle w:val="plsql-word"/>
              <w:rFonts w:ascii="Courier New" w:hAnsi="Courier New" w:cs="Courier New"/>
              <w:color w:val="000000"/>
              <w:sz w:val="20"/>
              <w:szCs w:val="20"/>
            </w:rPr>
          </w:rPrChange>
        </w:rPr>
        <w:t>fechacese</w:t>
      </w:r>
      <w:proofErr w:type="spellEnd"/>
      <w:r w:rsidRPr="00DC56EB">
        <w:rPr>
          <w:rStyle w:val="plsql-word"/>
          <w:rFonts w:cs="Courier New"/>
          <w:color w:val="000000"/>
          <w:sz w:val="20"/>
          <w:szCs w:val="20"/>
          <w:rPrChange w:id="1048" w:author="Pervac" w:date="2014-08-31T23:45:00Z">
            <w:rPr>
              <w:rStyle w:val="plsql-word"/>
              <w:rFonts w:ascii="Courier New" w:hAnsi="Courier New" w:cs="Courier New"/>
              <w:color w:val="000000"/>
              <w:sz w:val="20"/>
              <w:szCs w:val="20"/>
            </w:rPr>
          </w:rPrChange>
        </w:rPr>
        <w:t>  </w:t>
      </w:r>
      <w:r w:rsidRPr="00DC56EB">
        <w:rPr>
          <w:rStyle w:val="plsql-operator"/>
          <w:rFonts w:cs="Courier New"/>
          <w:color w:val="0000FF"/>
          <w:sz w:val="20"/>
          <w:szCs w:val="20"/>
          <w:rPrChange w:id="1049"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50"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051" w:author="Pervac" w:date="2014-08-31T23:45:00Z">
            <w:rPr>
              <w:rStyle w:val="plsql-keyword"/>
              <w:rFonts w:ascii="Courier New" w:hAnsi="Courier New" w:cs="Courier New"/>
              <w:color w:val="0000FF"/>
              <w:sz w:val="20"/>
              <w:szCs w:val="20"/>
            </w:rPr>
          </w:rPrChange>
        </w:rPr>
        <w:t>date</w:t>
      </w:r>
      <w:r w:rsidRPr="00DC56EB">
        <w:rPr>
          <w:rStyle w:val="plsql-separator"/>
          <w:rFonts w:cs="Courier New"/>
          <w:color w:val="666666"/>
          <w:sz w:val="20"/>
          <w:szCs w:val="20"/>
          <w:rPrChange w:id="1052"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53"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54"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055" w:author="Pervac" w:date="2014-08-31T23:45:00Z">
            <w:rPr>
              <w:rStyle w:val="plsql-word"/>
              <w:rFonts w:ascii="Courier New" w:hAnsi="Courier New" w:cs="Courier New"/>
              <w:color w:val="000000"/>
              <w:sz w:val="20"/>
              <w:szCs w:val="20"/>
            </w:rPr>
          </w:rPrChange>
        </w:rPr>
        <w:t>idarea</w:t>
      </w:r>
      <w:proofErr w:type="spellEnd"/>
      <w:r w:rsidRPr="00DC56EB">
        <w:rPr>
          <w:rStyle w:val="plsql-word"/>
          <w:rFonts w:cs="Courier New"/>
          <w:color w:val="000000"/>
          <w:sz w:val="20"/>
          <w:szCs w:val="20"/>
          <w:rPrChange w:id="1056" w:author="Pervac" w:date="2014-08-31T23:45:00Z">
            <w:rPr>
              <w:rStyle w:val="plsql-word"/>
              <w:rFonts w:ascii="Courier New" w:hAnsi="Courier New" w:cs="Courier New"/>
              <w:color w:val="000000"/>
              <w:sz w:val="20"/>
              <w:szCs w:val="20"/>
            </w:rPr>
          </w:rPrChange>
        </w:rPr>
        <w:t>  </w:t>
      </w:r>
      <w:r w:rsidRPr="00DC56EB">
        <w:rPr>
          <w:rStyle w:val="plsql-operator"/>
          <w:rFonts w:cs="Courier New"/>
          <w:color w:val="0000FF"/>
          <w:sz w:val="20"/>
          <w:szCs w:val="20"/>
          <w:rPrChange w:id="1057"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58" w:author="Pervac" w:date="2014-08-31T23:45:00Z">
            <w:rPr>
              <w:rStyle w:val="apple-converted-space"/>
              <w:rFonts w:ascii="Courier New" w:hAnsi="Courier New" w:cs="Courier New"/>
              <w:color w:val="0000FF"/>
              <w:sz w:val="20"/>
              <w:szCs w:val="20"/>
            </w:rPr>
          </w:rPrChange>
        </w:rPr>
        <w:t> </w:t>
      </w:r>
      <w:proofErr w:type="spellStart"/>
      <w:r w:rsidRPr="00DC56EB">
        <w:rPr>
          <w:rStyle w:val="plsql-type"/>
          <w:rFonts w:cs="Courier New"/>
          <w:color w:val="800080"/>
          <w:sz w:val="20"/>
          <w:szCs w:val="20"/>
          <w:rPrChange w:id="1059" w:author="Pervac" w:date="2014-08-31T23:45:00Z">
            <w:rPr>
              <w:rStyle w:val="plsql-type"/>
              <w:rFonts w:ascii="Courier New" w:hAnsi="Courier New" w:cs="Courier New"/>
              <w:color w:val="800080"/>
              <w:sz w:val="20"/>
              <w:szCs w:val="20"/>
            </w:rPr>
          </w:rPrChange>
        </w:rPr>
        <w:t>number</w:t>
      </w:r>
      <w:proofErr w:type="spellEnd"/>
      <w:r w:rsidRPr="00DC56EB">
        <w:rPr>
          <w:rStyle w:val="plsql-separator"/>
          <w:rFonts w:cs="Courier New"/>
          <w:color w:val="666666"/>
          <w:sz w:val="20"/>
          <w:szCs w:val="20"/>
          <w:rPrChange w:id="1060"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61"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62"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063" w:author="Pervac" w:date="2014-08-31T23:45:00Z">
            <w:rPr>
              <w:rStyle w:val="plsql-word"/>
              <w:rFonts w:ascii="Courier New" w:hAnsi="Courier New" w:cs="Courier New"/>
              <w:color w:val="000000"/>
              <w:sz w:val="20"/>
              <w:szCs w:val="20"/>
            </w:rPr>
          </w:rPrChange>
        </w:rPr>
        <w:t>idcargo</w:t>
      </w:r>
      <w:proofErr w:type="spellEnd"/>
      <w:r w:rsidRPr="00DC56EB">
        <w:rPr>
          <w:rStyle w:val="plsql-word"/>
          <w:rFonts w:cs="Courier New"/>
          <w:color w:val="000000"/>
          <w:sz w:val="20"/>
          <w:szCs w:val="20"/>
          <w:rPrChange w:id="1064" w:author="Pervac" w:date="2014-08-31T23:45:00Z">
            <w:rPr>
              <w:rStyle w:val="plsql-word"/>
              <w:rFonts w:ascii="Courier New" w:hAnsi="Courier New" w:cs="Courier New"/>
              <w:color w:val="000000"/>
              <w:sz w:val="20"/>
              <w:szCs w:val="20"/>
            </w:rPr>
          </w:rPrChange>
        </w:rPr>
        <w:t>  </w:t>
      </w:r>
      <w:r w:rsidRPr="00DC56EB">
        <w:rPr>
          <w:rStyle w:val="plsql-operator"/>
          <w:rFonts w:cs="Courier New"/>
          <w:color w:val="0000FF"/>
          <w:sz w:val="20"/>
          <w:szCs w:val="20"/>
          <w:rPrChange w:id="1065"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66" w:author="Pervac" w:date="2014-08-31T23:45:00Z">
            <w:rPr>
              <w:rStyle w:val="apple-converted-space"/>
              <w:rFonts w:ascii="Courier New" w:hAnsi="Courier New" w:cs="Courier New"/>
              <w:color w:val="0000FF"/>
              <w:sz w:val="20"/>
              <w:szCs w:val="20"/>
            </w:rPr>
          </w:rPrChange>
        </w:rPr>
        <w:t> </w:t>
      </w:r>
      <w:proofErr w:type="spellStart"/>
      <w:r w:rsidRPr="00DC56EB">
        <w:rPr>
          <w:rStyle w:val="plsql-type"/>
          <w:rFonts w:cs="Courier New"/>
          <w:color w:val="800080"/>
          <w:sz w:val="20"/>
          <w:szCs w:val="20"/>
          <w:rPrChange w:id="1067" w:author="Pervac" w:date="2014-08-31T23:45:00Z">
            <w:rPr>
              <w:rStyle w:val="plsql-type"/>
              <w:rFonts w:ascii="Courier New" w:hAnsi="Courier New" w:cs="Courier New"/>
              <w:color w:val="800080"/>
              <w:sz w:val="20"/>
              <w:szCs w:val="20"/>
            </w:rPr>
          </w:rPrChange>
        </w:rPr>
        <w:t>number</w:t>
      </w:r>
      <w:proofErr w:type="spellEnd"/>
      <w:r w:rsidRPr="00DC56EB">
        <w:rPr>
          <w:rStyle w:val="plsql-separator"/>
          <w:rFonts w:cs="Courier New"/>
          <w:color w:val="666666"/>
          <w:sz w:val="20"/>
          <w:szCs w:val="20"/>
          <w:rPrChange w:id="106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69"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70"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071" w:author="Pervac" w:date="2014-08-31T23:45:00Z">
            <w:rPr>
              <w:rStyle w:val="plsql-word"/>
              <w:rFonts w:ascii="Courier New" w:hAnsi="Courier New" w:cs="Courier New"/>
              <w:color w:val="000000"/>
              <w:sz w:val="20"/>
              <w:szCs w:val="20"/>
            </w:rPr>
          </w:rPrChange>
        </w:rPr>
        <w:t>foto  </w:t>
      </w:r>
      <w:r w:rsidRPr="00DC56EB">
        <w:rPr>
          <w:rStyle w:val="plsql-operator"/>
          <w:rFonts w:cs="Courier New"/>
          <w:color w:val="0000FF"/>
          <w:sz w:val="20"/>
          <w:szCs w:val="20"/>
          <w:rPrChange w:id="1072"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73"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074" w:author="Pervac" w:date="2014-08-31T23:45:00Z">
            <w:rPr>
              <w:rStyle w:val="plsql-type"/>
              <w:rFonts w:ascii="Courier New" w:hAnsi="Courier New" w:cs="Courier New"/>
              <w:color w:val="800080"/>
              <w:sz w:val="20"/>
              <w:szCs w:val="20"/>
            </w:rPr>
          </w:rPrChange>
        </w:rPr>
        <w:t>blob</w:t>
      </w:r>
      <w:r w:rsidRPr="00DC56EB">
        <w:rPr>
          <w:rStyle w:val="plsql-separator"/>
          <w:rFonts w:cs="Courier New"/>
          <w:color w:val="666666"/>
          <w:sz w:val="20"/>
          <w:szCs w:val="20"/>
          <w:rPrChange w:id="107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76"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77"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078" w:author="Pervac" w:date="2014-08-31T23:45:00Z">
            <w:rPr>
              <w:rStyle w:val="plsql-word"/>
              <w:rFonts w:ascii="Courier New" w:hAnsi="Courier New" w:cs="Courier New"/>
              <w:color w:val="000000"/>
              <w:sz w:val="20"/>
              <w:szCs w:val="20"/>
            </w:rPr>
          </w:rPrChange>
        </w:rPr>
        <w:t>estado</w:t>
      </w:r>
      <w:r w:rsidRPr="00DC56EB">
        <w:rPr>
          <w:rStyle w:val="apple-converted-space"/>
          <w:rFonts w:cs="Courier New"/>
          <w:color w:val="000000"/>
          <w:sz w:val="20"/>
          <w:szCs w:val="20"/>
          <w:rPrChange w:id="1079"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1080"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081"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082" w:author="Pervac" w:date="2014-08-31T23:45:00Z">
            <w:rPr>
              <w:rStyle w:val="plsql-type"/>
              <w:rFonts w:ascii="Courier New" w:hAnsi="Courier New" w:cs="Courier New"/>
              <w:color w:val="800080"/>
              <w:sz w:val="20"/>
              <w:szCs w:val="20"/>
            </w:rPr>
          </w:rPrChange>
        </w:rPr>
        <w:t>varchar2</w:t>
      </w:r>
      <w:r w:rsidRPr="00DC56EB">
        <w:rPr>
          <w:rStyle w:val="plsql-punctuation"/>
          <w:rFonts w:cs="Courier New"/>
          <w:color w:val="000000"/>
          <w:sz w:val="20"/>
          <w:szCs w:val="20"/>
          <w:rPrChange w:id="1083"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1084"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085" w:author="Pervac" w:date="2014-08-31T23:45:00Z">
            <w:rPr>
              <w:rStyle w:val="plsql-keyword"/>
              <w:rFonts w:ascii="Courier New" w:hAnsi="Courier New" w:cs="Courier New"/>
              <w:color w:val="0000FF"/>
              <w:sz w:val="20"/>
              <w:szCs w:val="20"/>
            </w:rPr>
          </w:rPrChange>
        </w:rPr>
        <w:t>is</w:t>
      </w:r>
      <w:proofErr w:type="spellEnd"/>
      <w:r w:rsidRPr="00DC56EB">
        <w:rPr>
          <w:rFonts w:cs="Courier New"/>
          <w:color w:val="000000"/>
          <w:sz w:val="20"/>
          <w:szCs w:val="20"/>
          <w:rPrChange w:id="1086"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087" w:author="Pervac" w:date="2014-08-31T23:45:00Z">
            <w:rPr>
              <w:rStyle w:val="plsql-keyword"/>
              <w:rFonts w:ascii="Courier New" w:hAnsi="Courier New" w:cs="Courier New"/>
              <w:color w:val="0000FF"/>
              <w:sz w:val="20"/>
              <w:szCs w:val="20"/>
            </w:rPr>
          </w:rPrChange>
        </w:rPr>
        <w:t>BEGIN</w:t>
      </w:r>
      <w:r w:rsidRPr="00DC56EB">
        <w:rPr>
          <w:rFonts w:cs="Courier New"/>
          <w:color w:val="000000"/>
          <w:sz w:val="20"/>
          <w:szCs w:val="20"/>
          <w:rPrChange w:id="1088"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089" w:author="Pervac" w:date="2014-08-31T23:45:00Z">
            <w:rPr>
              <w:rStyle w:val="whitespace"/>
              <w:rFonts w:ascii="Courier New" w:hAnsi="Courier New" w:cs="Courier New"/>
              <w:color w:val="000000"/>
              <w:sz w:val="20"/>
              <w:szCs w:val="20"/>
            </w:rPr>
          </w:rPrChange>
        </w:rPr>
        <w:t> </w:t>
      </w:r>
      <w:r w:rsidRPr="00DC56EB">
        <w:rPr>
          <w:rStyle w:val="plsql-keyword"/>
          <w:rFonts w:cs="Courier New"/>
          <w:color w:val="0000FF"/>
          <w:sz w:val="20"/>
          <w:szCs w:val="20"/>
          <w:rPrChange w:id="1090" w:author="Pervac" w:date="2014-08-31T23:45:00Z">
            <w:rPr>
              <w:rStyle w:val="plsql-keyword"/>
              <w:rFonts w:ascii="Courier New" w:hAnsi="Courier New" w:cs="Courier New"/>
              <w:color w:val="0000FF"/>
              <w:sz w:val="20"/>
              <w:szCs w:val="20"/>
            </w:rPr>
          </w:rPrChange>
        </w:rPr>
        <w:t>INSERT</w:t>
      </w:r>
      <w:r w:rsidRPr="00DC56EB">
        <w:rPr>
          <w:rStyle w:val="apple-converted-space"/>
          <w:rFonts w:cs="Courier New"/>
          <w:color w:val="0000FF"/>
          <w:sz w:val="20"/>
          <w:szCs w:val="20"/>
          <w:rPrChange w:id="1091"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092" w:author="Pervac" w:date="2014-08-31T23:45:00Z">
            <w:rPr>
              <w:rStyle w:val="plsql-keyword"/>
              <w:rFonts w:ascii="Courier New" w:hAnsi="Courier New" w:cs="Courier New"/>
              <w:color w:val="0000FF"/>
              <w:sz w:val="20"/>
              <w:szCs w:val="20"/>
            </w:rPr>
          </w:rPrChange>
        </w:rPr>
        <w:t>INTO</w:t>
      </w:r>
      <w:r w:rsidRPr="00DC56EB">
        <w:rPr>
          <w:rStyle w:val="apple-converted-space"/>
          <w:rFonts w:cs="Courier New"/>
          <w:color w:val="0000FF"/>
          <w:sz w:val="20"/>
          <w:szCs w:val="20"/>
          <w:rPrChange w:id="1093"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1094" w:author="Pervac" w:date="2014-08-31T23:45:00Z">
            <w:rPr>
              <w:rStyle w:val="plsql-word"/>
              <w:rFonts w:ascii="Courier New" w:hAnsi="Courier New" w:cs="Courier New"/>
              <w:color w:val="000000"/>
              <w:sz w:val="20"/>
              <w:szCs w:val="20"/>
            </w:rPr>
          </w:rPrChange>
        </w:rPr>
        <w:t>colaboradores</w:t>
      </w:r>
      <w:r w:rsidRPr="00DC56EB">
        <w:rPr>
          <w:rFonts w:cs="Courier New"/>
          <w:color w:val="000000"/>
          <w:sz w:val="20"/>
          <w:szCs w:val="20"/>
          <w:rPrChange w:id="1095"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1096"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1097" w:author="Pervac" w:date="2014-08-31T23:45:00Z">
            <w:rPr>
              <w:rStyle w:val="plsql-word"/>
              <w:rFonts w:ascii="Courier New" w:hAnsi="Courier New" w:cs="Courier New"/>
              <w:color w:val="000000"/>
              <w:sz w:val="20"/>
              <w:szCs w:val="20"/>
            </w:rPr>
          </w:rPrChange>
        </w:rPr>
        <w:t>dni</w:t>
      </w:r>
      <w:proofErr w:type="spellEnd"/>
      <w:r w:rsidRPr="00DC56EB">
        <w:rPr>
          <w:rStyle w:val="plsql-separator"/>
          <w:rFonts w:cs="Courier New"/>
          <w:color w:val="666666"/>
          <w:sz w:val="20"/>
          <w:szCs w:val="20"/>
          <w:rPrChange w:id="109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099"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00" w:author="Pervac" w:date="2014-08-31T23:45:00Z">
            <w:rPr>
              <w:rStyle w:val="plsql-word"/>
              <w:rFonts w:ascii="Courier New" w:hAnsi="Courier New" w:cs="Courier New"/>
              <w:color w:val="000000"/>
              <w:sz w:val="20"/>
              <w:szCs w:val="20"/>
            </w:rPr>
          </w:rPrChange>
        </w:rPr>
        <w:t>nombres</w:t>
      </w:r>
      <w:r w:rsidRPr="00DC56EB">
        <w:rPr>
          <w:rStyle w:val="plsql-separator"/>
          <w:rFonts w:cs="Courier New"/>
          <w:color w:val="666666"/>
          <w:sz w:val="20"/>
          <w:szCs w:val="20"/>
          <w:rPrChange w:id="1101"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02"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03" w:author="Pervac" w:date="2014-08-31T23:45:00Z">
            <w:rPr>
              <w:rStyle w:val="plsql-word"/>
              <w:rFonts w:ascii="Courier New" w:hAnsi="Courier New" w:cs="Courier New"/>
              <w:color w:val="000000"/>
              <w:sz w:val="20"/>
              <w:szCs w:val="20"/>
            </w:rPr>
          </w:rPrChange>
        </w:rPr>
        <w:t>apellidos</w:t>
      </w:r>
      <w:r w:rsidRPr="00DC56EB">
        <w:rPr>
          <w:rStyle w:val="plsql-separator"/>
          <w:rFonts w:cs="Courier New"/>
          <w:color w:val="666666"/>
          <w:sz w:val="20"/>
          <w:szCs w:val="20"/>
          <w:rPrChange w:id="1104"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05"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06" w:author="Pervac" w:date="2014-08-31T23:45:00Z">
            <w:rPr>
              <w:rStyle w:val="plsql-word"/>
              <w:rFonts w:ascii="Courier New" w:hAnsi="Courier New" w:cs="Courier New"/>
              <w:color w:val="000000"/>
              <w:sz w:val="20"/>
              <w:szCs w:val="20"/>
            </w:rPr>
          </w:rPrChange>
        </w:rPr>
        <w:t>fechanac</w:t>
      </w:r>
      <w:proofErr w:type="spellEnd"/>
      <w:r w:rsidRPr="00DC56EB">
        <w:rPr>
          <w:rStyle w:val="plsql-separator"/>
          <w:rFonts w:cs="Courier New"/>
          <w:color w:val="666666"/>
          <w:sz w:val="20"/>
          <w:szCs w:val="20"/>
          <w:rPrChange w:id="110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08"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09" w:author="Pervac" w:date="2014-08-31T23:45:00Z">
            <w:rPr>
              <w:rStyle w:val="plsql-word"/>
              <w:rFonts w:ascii="Courier New" w:hAnsi="Courier New" w:cs="Courier New"/>
              <w:color w:val="000000"/>
              <w:sz w:val="20"/>
              <w:szCs w:val="20"/>
            </w:rPr>
          </w:rPrChange>
        </w:rPr>
        <w:t>email</w:t>
      </w:r>
      <w:r w:rsidRPr="00DC56EB">
        <w:rPr>
          <w:rStyle w:val="plsql-separator"/>
          <w:rFonts w:cs="Courier New"/>
          <w:color w:val="666666"/>
          <w:sz w:val="20"/>
          <w:szCs w:val="20"/>
          <w:rPrChange w:id="1110"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11"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12" w:author="Pervac" w:date="2014-08-31T23:45:00Z">
            <w:rPr>
              <w:rStyle w:val="plsql-word"/>
              <w:rFonts w:ascii="Courier New" w:hAnsi="Courier New" w:cs="Courier New"/>
              <w:color w:val="000000"/>
              <w:sz w:val="20"/>
              <w:szCs w:val="20"/>
            </w:rPr>
          </w:rPrChange>
        </w:rPr>
        <w:t>celular</w:t>
      </w:r>
      <w:r w:rsidRPr="00DC56EB">
        <w:rPr>
          <w:rStyle w:val="plsql-separator"/>
          <w:rFonts w:cs="Courier New"/>
          <w:color w:val="666666"/>
          <w:sz w:val="20"/>
          <w:szCs w:val="20"/>
          <w:rPrChange w:id="1113"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14"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15" w:author="Pervac" w:date="2014-08-31T23:45:00Z">
            <w:rPr>
              <w:rStyle w:val="plsql-word"/>
              <w:rFonts w:ascii="Courier New" w:hAnsi="Courier New" w:cs="Courier New"/>
              <w:color w:val="000000"/>
              <w:sz w:val="20"/>
              <w:szCs w:val="20"/>
            </w:rPr>
          </w:rPrChange>
        </w:rPr>
        <w:t>fechacese</w:t>
      </w:r>
      <w:proofErr w:type="spellEnd"/>
      <w:r w:rsidRPr="00DC56EB">
        <w:rPr>
          <w:rStyle w:val="plsql-separator"/>
          <w:rFonts w:cs="Courier New"/>
          <w:color w:val="666666"/>
          <w:sz w:val="20"/>
          <w:szCs w:val="20"/>
          <w:rPrChange w:id="1116"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17"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18" w:author="Pervac" w:date="2014-08-31T23:45:00Z">
            <w:rPr>
              <w:rStyle w:val="plsql-word"/>
              <w:rFonts w:ascii="Courier New" w:hAnsi="Courier New" w:cs="Courier New"/>
              <w:color w:val="000000"/>
              <w:sz w:val="20"/>
              <w:szCs w:val="20"/>
            </w:rPr>
          </w:rPrChange>
        </w:rPr>
        <w:t>idarea</w:t>
      </w:r>
      <w:proofErr w:type="spellEnd"/>
      <w:r w:rsidRPr="00DC56EB">
        <w:rPr>
          <w:rStyle w:val="plsql-separator"/>
          <w:rFonts w:cs="Courier New"/>
          <w:color w:val="666666"/>
          <w:sz w:val="20"/>
          <w:szCs w:val="20"/>
          <w:rPrChange w:id="1119"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20"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21" w:author="Pervac" w:date="2014-08-31T23:45:00Z">
            <w:rPr>
              <w:rStyle w:val="plsql-word"/>
              <w:rFonts w:ascii="Courier New" w:hAnsi="Courier New" w:cs="Courier New"/>
              <w:color w:val="000000"/>
              <w:sz w:val="20"/>
              <w:szCs w:val="20"/>
            </w:rPr>
          </w:rPrChange>
        </w:rPr>
        <w:t>idcargo</w:t>
      </w:r>
      <w:proofErr w:type="spellEnd"/>
      <w:r w:rsidRPr="00DC56EB">
        <w:rPr>
          <w:rStyle w:val="plsql-separator"/>
          <w:rFonts w:cs="Courier New"/>
          <w:color w:val="666666"/>
          <w:sz w:val="20"/>
          <w:szCs w:val="20"/>
          <w:rPrChange w:id="1122"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23"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24" w:author="Pervac" w:date="2014-08-31T23:45:00Z">
            <w:rPr>
              <w:rStyle w:val="plsql-word"/>
              <w:rFonts w:ascii="Courier New" w:hAnsi="Courier New" w:cs="Courier New"/>
              <w:color w:val="000000"/>
              <w:sz w:val="20"/>
              <w:szCs w:val="20"/>
            </w:rPr>
          </w:rPrChange>
        </w:rPr>
        <w:t>foto</w:t>
      </w:r>
      <w:r w:rsidRPr="00DC56EB">
        <w:rPr>
          <w:rStyle w:val="plsql-separator"/>
          <w:rFonts w:cs="Courier New"/>
          <w:color w:val="666666"/>
          <w:sz w:val="20"/>
          <w:szCs w:val="20"/>
          <w:rPrChange w:id="112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26"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27" w:author="Pervac" w:date="2014-08-31T23:45:00Z">
            <w:rPr>
              <w:rStyle w:val="plsql-word"/>
              <w:rFonts w:ascii="Courier New" w:hAnsi="Courier New" w:cs="Courier New"/>
              <w:color w:val="000000"/>
              <w:sz w:val="20"/>
              <w:szCs w:val="20"/>
            </w:rPr>
          </w:rPrChange>
        </w:rPr>
        <w:t>estado</w:t>
      </w:r>
      <w:r w:rsidRPr="00DC56EB">
        <w:rPr>
          <w:rStyle w:val="plsql-punctuation"/>
          <w:rFonts w:cs="Courier New"/>
          <w:color w:val="000000"/>
          <w:sz w:val="20"/>
          <w:szCs w:val="20"/>
          <w:rPrChange w:id="1128"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1129"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130" w:author="Pervac" w:date="2014-08-31T23:45:00Z">
            <w:rPr>
              <w:rStyle w:val="plsql-keyword"/>
              <w:rFonts w:ascii="Courier New" w:hAnsi="Courier New" w:cs="Courier New"/>
              <w:color w:val="0000FF"/>
              <w:sz w:val="20"/>
              <w:szCs w:val="20"/>
            </w:rPr>
          </w:rPrChange>
        </w:rPr>
        <w:t>VALUES</w:t>
      </w:r>
      <w:r w:rsidRPr="00DC56EB">
        <w:rPr>
          <w:rFonts w:cs="Courier New"/>
          <w:color w:val="000000"/>
          <w:sz w:val="20"/>
          <w:szCs w:val="20"/>
          <w:rPrChange w:id="1131"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1132"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1133" w:author="Pervac" w:date="2014-08-31T23:45:00Z">
            <w:rPr>
              <w:rStyle w:val="plsql-word"/>
              <w:rFonts w:ascii="Courier New" w:hAnsi="Courier New" w:cs="Courier New"/>
              <w:color w:val="000000"/>
              <w:sz w:val="20"/>
              <w:szCs w:val="20"/>
            </w:rPr>
          </w:rPrChange>
        </w:rPr>
        <w:t>dni</w:t>
      </w:r>
      <w:proofErr w:type="spellEnd"/>
      <w:r w:rsidRPr="00DC56EB">
        <w:rPr>
          <w:rStyle w:val="plsql-separator"/>
          <w:rFonts w:cs="Courier New"/>
          <w:color w:val="666666"/>
          <w:sz w:val="20"/>
          <w:szCs w:val="20"/>
          <w:rPrChange w:id="1134"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35"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36" w:author="Pervac" w:date="2014-08-31T23:45:00Z">
            <w:rPr>
              <w:rStyle w:val="plsql-word"/>
              <w:rFonts w:ascii="Courier New" w:hAnsi="Courier New" w:cs="Courier New"/>
              <w:color w:val="000000"/>
              <w:sz w:val="20"/>
              <w:szCs w:val="20"/>
            </w:rPr>
          </w:rPrChange>
        </w:rPr>
        <w:t>nombres</w:t>
      </w:r>
      <w:r w:rsidRPr="00DC56EB">
        <w:rPr>
          <w:rStyle w:val="plsql-separator"/>
          <w:rFonts w:cs="Courier New"/>
          <w:color w:val="666666"/>
          <w:sz w:val="20"/>
          <w:szCs w:val="20"/>
          <w:rPrChange w:id="113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38"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39" w:author="Pervac" w:date="2014-08-31T23:45:00Z">
            <w:rPr>
              <w:rStyle w:val="plsql-word"/>
              <w:rFonts w:ascii="Courier New" w:hAnsi="Courier New" w:cs="Courier New"/>
              <w:color w:val="000000"/>
              <w:sz w:val="20"/>
              <w:szCs w:val="20"/>
            </w:rPr>
          </w:rPrChange>
        </w:rPr>
        <w:t>apellidos</w:t>
      </w:r>
      <w:r w:rsidRPr="00DC56EB">
        <w:rPr>
          <w:rStyle w:val="plsql-separator"/>
          <w:rFonts w:cs="Courier New"/>
          <w:color w:val="666666"/>
          <w:sz w:val="20"/>
          <w:szCs w:val="20"/>
          <w:rPrChange w:id="1140"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41"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42" w:author="Pervac" w:date="2014-08-31T23:45:00Z">
            <w:rPr>
              <w:rStyle w:val="plsql-word"/>
              <w:rFonts w:ascii="Courier New" w:hAnsi="Courier New" w:cs="Courier New"/>
              <w:color w:val="000000"/>
              <w:sz w:val="20"/>
              <w:szCs w:val="20"/>
            </w:rPr>
          </w:rPrChange>
        </w:rPr>
        <w:t>fechanac</w:t>
      </w:r>
      <w:proofErr w:type="spellEnd"/>
      <w:r w:rsidRPr="00DC56EB">
        <w:rPr>
          <w:rStyle w:val="plsql-separator"/>
          <w:rFonts w:cs="Courier New"/>
          <w:color w:val="666666"/>
          <w:sz w:val="20"/>
          <w:szCs w:val="20"/>
          <w:rPrChange w:id="1143"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44"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45" w:author="Pervac" w:date="2014-08-31T23:45:00Z">
            <w:rPr>
              <w:rStyle w:val="plsql-word"/>
              <w:rFonts w:ascii="Courier New" w:hAnsi="Courier New" w:cs="Courier New"/>
              <w:color w:val="000000"/>
              <w:sz w:val="20"/>
              <w:szCs w:val="20"/>
            </w:rPr>
          </w:rPrChange>
        </w:rPr>
        <w:t>email</w:t>
      </w:r>
      <w:r w:rsidRPr="00DC56EB">
        <w:rPr>
          <w:rStyle w:val="plsql-separator"/>
          <w:rFonts w:cs="Courier New"/>
          <w:color w:val="666666"/>
          <w:sz w:val="20"/>
          <w:szCs w:val="20"/>
          <w:rPrChange w:id="1146"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47"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48" w:author="Pervac" w:date="2014-08-31T23:45:00Z">
            <w:rPr>
              <w:rStyle w:val="plsql-word"/>
              <w:rFonts w:ascii="Courier New" w:hAnsi="Courier New" w:cs="Courier New"/>
              <w:color w:val="000000"/>
              <w:sz w:val="20"/>
              <w:szCs w:val="20"/>
            </w:rPr>
          </w:rPrChange>
        </w:rPr>
        <w:t>celular</w:t>
      </w:r>
      <w:r w:rsidRPr="00DC56EB">
        <w:rPr>
          <w:rStyle w:val="plsql-separator"/>
          <w:rFonts w:cs="Courier New"/>
          <w:color w:val="666666"/>
          <w:sz w:val="20"/>
          <w:szCs w:val="20"/>
          <w:rPrChange w:id="1149"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50"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51" w:author="Pervac" w:date="2014-08-31T23:45:00Z">
            <w:rPr>
              <w:rStyle w:val="plsql-word"/>
              <w:rFonts w:ascii="Courier New" w:hAnsi="Courier New" w:cs="Courier New"/>
              <w:color w:val="000000"/>
              <w:sz w:val="20"/>
              <w:szCs w:val="20"/>
            </w:rPr>
          </w:rPrChange>
        </w:rPr>
        <w:t>fechacese</w:t>
      </w:r>
      <w:proofErr w:type="spellEnd"/>
      <w:r w:rsidRPr="00DC56EB">
        <w:rPr>
          <w:rStyle w:val="plsql-separator"/>
          <w:rFonts w:cs="Courier New"/>
          <w:color w:val="666666"/>
          <w:sz w:val="20"/>
          <w:szCs w:val="20"/>
          <w:rPrChange w:id="1152"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53"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54" w:author="Pervac" w:date="2014-08-31T23:45:00Z">
            <w:rPr>
              <w:rStyle w:val="plsql-word"/>
              <w:rFonts w:ascii="Courier New" w:hAnsi="Courier New" w:cs="Courier New"/>
              <w:color w:val="000000"/>
              <w:sz w:val="20"/>
              <w:szCs w:val="20"/>
            </w:rPr>
          </w:rPrChange>
        </w:rPr>
        <w:lastRenderedPageBreak/>
        <w:t>idarea</w:t>
      </w:r>
      <w:proofErr w:type="spellEnd"/>
      <w:r w:rsidRPr="00DC56EB">
        <w:rPr>
          <w:rStyle w:val="plsql-separator"/>
          <w:rFonts w:cs="Courier New"/>
          <w:color w:val="666666"/>
          <w:sz w:val="20"/>
          <w:szCs w:val="20"/>
          <w:rPrChange w:id="115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56"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157" w:author="Pervac" w:date="2014-08-31T23:45:00Z">
            <w:rPr>
              <w:rStyle w:val="plsql-word"/>
              <w:rFonts w:ascii="Courier New" w:hAnsi="Courier New" w:cs="Courier New"/>
              <w:color w:val="000000"/>
              <w:sz w:val="20"/>
              <w:szCs w:val="20"/>
            </w:rPr>
          </w:rPrChange>
        </w:rPr>
        <w:t>idcargo</w:t>
      </w:r>
      <w:proofErr w:type="spellEnd"/>
      <w:r w:rsidRPr="00DC56EB">
        <w:rPr>
          <w:rStyle w:val="plsql-separator"/>
          <w:rFonts w:cs="Courier New"/>
          <w:color w:val="666666"/>
          <w:sz w:val="20"/>
          <w:szCs w:val="20"/>
          <w:rPrChange w:id="115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59"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60" w:author="Pervac" w:date="2014-08-31T23:45:00Z">
            <w:rPr>
              <w:rStyle w:val="plsql-word"/>
              <w:rFonts w:ascii="Courier New" w:hAnsi="Courier New" w:cs="Courier New"/>
              <w:color w:val="000000"/>
              <w:sz w:val="20"/>
              <w:szCs w:val="20"/>
            </w:rPr>
          </w:rPrChange>
        </w:rPr>
        <w:t>foto</w:t>
      </w:r>
      <w:r w:rsidRPr="00DC56EB">
        <w:rPr>
          <w:rStyle w:val="plsql-separator"/>
          <w:rFonts w:cs="Courier New"/>
          <w:color w:val="666666"/>
          <w:sz w:val="20"/>
          <w:szCs w:val="20"/>
          <w:rPrChange w:id="1161"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62"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163" w:author="Pervac" w:date="2014-08-31T23:45:00Z">
            <w:rPr>
              <w:rStyle w:val="plsql-word"/>
              <w:rFonts w:ascii="Courier New" w:hAnsi="Courier New" w:cs="Courier New"/>
              <w:color w:val="000000"/>
              <w:sz w:val="20"/>
              <w:szCs w:val="20"/>
            </w:rPr>
          </w:rPrChange>
        </w:rPr>
        <w:t>estado</w:t>
      </w:r>
      <w:r w:rsidRPr="00DC56EB">
        <w:rPr>
          <w:rStyle w:val="plsql-punctuation"/>
          <w:rFonts w:cs="Courier New"/>
          <w:color w:val="000000"/>
          <w:sz w:val="20"/>
          <w:szCs w:val="20"/>
          <w:rPrChange w:id="1164" w:author="Pervac" w:date="2014-08-31T23:45:00Z">
            <w:rPr>
              <w:rStyle w:val="plsql-punctuation"/>
              <w:rFonts w:ascii="Courier New" w:hAnsi="Courier New" w:cs="Courier New"/>
              <w:color w:val="000000"/>
              <w:sz w:val="20"/>
              <w:szCs w:val="20"/>
            </w:rPr>
          </w:rPrChange>
        </w:rPr>
        <w:t>)</w:t>
      </w:r>
      <w:r w:rsidRPr="00DC56EB">
        <w:rPr>
          <w:rStyle w:val="plsql-separator"/>
          <w:rFonts w:cs="Courier New"/>
          <w:color w:val="666666"/>
          <w:sz w:val="20"/>
          <w:szCs w:val="20"/>
          <w:rPrChange w:id="116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166"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167" w:author="Pervac" w:date="2014-08-31T23:45:00Z">
            <w:rPr>
              <w:rStyle w:val="plsql-keyword"/>
              <w:rFonts w:ascii="Courier New" w:hAnsi="Courier New" w:cs="Courier New"/>
              <w:color w:val="0000FF"/>
              <w:sz w:val="20"/>
              <w:szCs w:val="20"/>
            </w:rPr>
          </w:rPrChange>
        </w:rPr>
        <w:t>END</w:t>
      </w:r>
      <w:r w:rsidRPr="00DC56EB">
        <w:rPr>
          <w:rStyle w:val="apple-converted-space"/>
          <w:rFonts w:cs="Courier New"/>
          <w:color w:val="0000FF"/>
          <w:sz w:val="20"/>
          <w:szCs w:val="20"/>
          <w:rPrChange w:id="1168"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169" w:author="Pervac" w:date="2014-08-31T23:45:00Z">
            <w:rPr>
              <w:rStyle w:val="plsql-word"/>
              <w:rFonts w:ascii="Courier New" w:hAnsi="Courier New" w:cs="Courier New"/>
              <w:color w:val="000000"/>
              <w:sz w:val="20"/>
              <w:szCs w:val="20"/>
            </w:rPr>
          </w:rPrChange>
        </w:rPr>
        <w:t>sp_Nuevo_Colaborador</w:t>
      </w:r>
      <w:proofErr w:type="spellEnd"/>
      <w:r w:rsidRPr="00DC56EB">
        <w:rPr>
          <w:rStyle w:val="plsql-separator"/>
          <w:rFonts w:cs="Courier New"/>
          <w:color w:val="666666"/>
          <w:sz w:val="20"/>
          <w:szCs w:val="20"/>
          <w:rPrChange w:id="1170" w:author="Pervac" w:date="2014-08-31T23:45:00Z">
            <w:rPr>
              <w:rStyle w:val="plsql-separator"/>
              <w:rFonts w:ascii="Courier New" w:hAnsi="Courier New" w:cs="Courier New"/>
              <w:color w:val="666666"/>
              <w:sz w:val="20"/>
              <w:szCs w:val="20"/>
            </w:rPr>
          </w:rPrChange>
        </w:rPr>
        <w:t>;</w:t>
      </w:r>
      <w:r w:rsidRPr="00DC56EB">
        <w:rPr>
          <w:rFonts w:cs="Cambria Math"/>
          <w:color w:val="000000"/>
          <w:sz w:val="20"/>
          <w:szCs w:val="20"/>
          <w:rPrChange w:id="1171" w:author="Pervac" w:date="2014-08-31T23:45:00Z">
            <w:rPr>
              <w:rFonts w:ascii="Cambria Math" w:hAnsi="Cambria Math" w:cs="Cambria Math"/>
              <w:color w:val="000000"/>
              <w:sz w:val="20"/>
              <w:szCs w:val="20"/>
            </w:rPr>
          </w:rPrChange>
        </w:rPr>
        <w:t>​</w:t>
      </w:r>
    </w:p>
    <w:p w:rsidR="000B3233" w:rsidRPr="00DC56EB" w:rsidRDefault="000B3233" w:rsidP="000B3233">
      <w:pPr>
        <w:spacing w:after="0" w:line="240" w:lineRule="auto"/>
        <w:rPr>
          <w:rStyle w:val="plsql-word"/>
          <w:rFonts w:cs="Courier New"/>
          <w:color w:val="000000"/>
          <w:sz w:val="20"/>
          <w:szCs w:val="20"/>
          <w:rPrChange w:id="1172" w:author="Pervac" w:date="2014-08-31T23:45:00Z">
            <w:rPr>
              <w:rStyle w:val="plsql-word"/>
              <w:rFonts w:ascii="Courier New" w:hAnsi="Courier New" w:cs="Courier New"/>
              <w:color w:val="000000"/>
              <w:sz w:val="20"/>
              <w:szCs w:val="20"/>
            </w:rPr>
          </w:rPrChange>
        </w:rPr>
      </w:pPr>
    </w:p>
    <w:p w:rsidR="000B3233" w:rsidRPr="00DC56EB" w:rsidRDefault="000B3233" w:rsidP="000B3233">
      <w:pPr>
        <w:spacing w:after="0" w:line="240" w:lineRule="auto"/>
        <w:rPr>
          <w:rStyle w:val="plsql-word"/>
          <w:rFonts w:cs="Courier New"/>
          <w:b/>
          <w:color w:val="000000"/>
          <w:sz w:val="20"/>
          <w:szCs w:val="20"/>
          <w:rPrChange w:id="1173" w:author="Pervac" w:date="2014-08-31T23:45:00Z">
            <w:rPr>
              <w:rStyle w:val="plsql-word"/>
              <w:rFonts w:ascii="Courier New" w:hAnsi="Courier New" w:cs="Courier New"/>
              <w:b/>
              <w:color w:val="000000"/>
              <w:sz w:val="20"/>
              <w:szCs w:val="20"/>
            </w:rPr>
          </w:rPrChange>
        </w:rPr>
      </w:pPr>
      <w:proofErr w:type="spellStart"/>
      <w:r w:rsidRPr="00DC56EB">
        <w:rPr>
          <w:rStyle w:val="plsql-word"/>
          <w:rFonts w:cs="Courier New"/>
          <w:b/>
          <w:color w:val="000000"/>
          <w:sz w:val="20"/>
          <w:szCs w:val="20"/>
          <w:rPrChange w:id="1174" w:author="Pervac" w:date="2014-08-31T23:45:00Z">
            <w:rPr>
              <w:rStyle w:val="plsql-word"/>
              <w:rFonts w:ascii="Courier New" w:hAnsi="Courier New" w:cs="Courier New"/>
              <w:b/>
              <w:color w:val="000000"/>
              <w:sz w:val="20"/>
              <w:szCs w:val="20"/>
            </w:rPr>
          </w:rPrChange>
        </w:rPr>
        <w:t>SP_NUEVO_TANQUE</w:t>
      </w:r>
      <w:proofErr w:type="gramStart"/>
      <w:r w:rsidRPr="00DC56EB">
        <w:rPr>
          <w:rStyle w:val="plsql-word"/>
          <w:rFonts w:cs="Courier New"/>
          <w:b/>
          <w:color w:val="000000"/>
          <w:sz w:val="20"/>
          <w:szCs w:val="20"/>
          <w:rPrChange w:id="1175" w:author="Pervac" w:date="2014-08-31T23:45:00Z">
            <w:rPr>
              <w:rStyle w:val="plsql-word"/>
              <w:rFonts w:ascii="Courier New" w:hAnsi="Courier New" w:cs="Courier New"/>
              <w:b/>
              <w:color w:val="000000"/>
              <w:sz w:val="20"/>
              <w:szCs w:val="20"/>
            </w:rPr>
          </w:rPrChange>
        </w:rPr>
        <w:t>:Nos</w:t>
      </w:r>
      <w:proofErr w:type="spellEnd"/>
      <w:proofErr w:type="gramEnd"/>
      <w:r w:rsidRPr="00DC56EB">
        <w:rPr>
          <w:rStyle w:val="plsql-word"/>
          <w:rFonts w:cs="Courier New"/>
          <w:b/>
          <w:color w:val="000000"/>
          <w:sz w:val="20"/>
          <w:szCs w:val="20"/>
          <w:rPrChange w:id="1176" w:author="Pervac" w:date="2014-08-31T23:45:00Z">
            <w:rPr>
              <w:rStyle w:val="plsql-word"/>
              <w:rFonts w:ascii="Courier New" w:hAnsi="Courier New" w:cs="Courier New"/>
              <w:b/>
              <w:color w:val="000000"/>
              <w:sz w:val="20"/>
              <w:szCs w:val="20"/>
            </w:rPr>
          </w:rPrChange>
        </w:rPr>
        <w:t xml:space="preserve"> permite ingresar al sistema un nuevo depósito de </w:t>
      </w:r>
      <w:proofErr w:type="spellStart"/>
      <w:r w:rsidRPr="00DC56EB">
        <w:rPr>
          <w:rStyle w:val="plsql-word"/>
          <w:rFonts w:cs="Courier New"/>
          <w:b/>
          <w:color w:val="000000"/>
          <w:sz w:val="20"/>
          <w:szCs w:val="20"/>
          <w:rPrChange w:id="1177" w:author="Pervac" w:date="2014-08-31T23:45:00Z">
            <w:rPr>
              <w:rStyle w:val="plsql-word"/>
              <w:rFonts w:ascii="Courier New" w:hAnsi="Courier New" w:cs="Courier New"/>
              <w:b/>
              <w:color w:val="000000"/>
              <w:sz w:val="20"/>
              <w:szCs w:val="20"/>
            </w:rPr>
          </w:rPrChange>
        </w:rPr>
        <w:t>combutible</w:t>
      </w:r>
      <w:proofErr w:type="spellEnd"/>
      <w:r w:rsidRPr="00DC56EB">
        <w:rPr>
          <w:rStyle w:val="plsql-word"/>
          <w:rFonts w:cs="Courier New"/>
          <w:b/>
          <w:color w:val="000000"/>
          <w:sz w:val="20"/>
          <w:szCs w:val="20"/>
          <w:rPrChange w:id="1178" w:author="Pervac" w:date="2014-08-31T23:45:00Z">
            <w:rPr>
              <w:rStyle w:val="plsql-word"/>
              <w:rFonts w:ascii="Courier New" w:hAnsi="Courier New" w:cs="Courier New"/>
              <w:b/>
              <w:color w:val="000000"/>
              <w:sz w:val="20"/>
              <w:szCs w:val="20"/>
            </w:rPr>
          </w:rPrChange>
        </w:rPr>
        <w:t xml:space="preserve">. </w:t>
      </w:r>
    </w:p>
    <w:p w:rsidR="000B3233" w:rsidRPr="00DC56EB" w:rsidRDefault="000B3233" w:rsidP="000B3233">
      <w:pPr>
        <w:spacing w:after="0" w:line="240" w:lineRule="auto"/>
        <w:rPr>
          <w:rFonts w:cs="Cambria Math"/>
          <w:color w:val="000000"/>
          <w:sz w:val="20"/>
          <w:szCs w:val="20"/>
          <w:rPrChange w:id="1179" w:author="Pervac" w:date="2014-08-31T23:45:00Z">
            <w:rPr>
              <w:rFonts w:ascii="Cambria Math" w:hAnsi="Cambria Math" w:cs="Cambria Math"/>
              <w:color w:val="000000"/>
              <w:sz w:val="20"/>
              <w:szCs w:val="20"/>
            </w:rPr>
          </w:rPrChange>
        </w:rPr>
      </w:pPr>
    </w:p>
    <w:p w:rsidR="000B3233" w:rsidRPr="00DC56EB" w:rsidRDefault="000B3233" w:rsidP="000B3233">
      <w:pPr>
        <w:spacing w:after="0" w:line="240" w:lineRule="auto"/>
        <w:rPr>
          <w:rStyle w:val="plsql-word"/>
          <w:rFonts w:cs="Cambria Math"/>
          <w:color w:val="000000"/>
          <w:sz w:val="20"/>
          <w:szCs w:val="20"/>
          <w:rPrChange w:id="1180" w:author="Pervac" w:date="2014-08-31T23:45:00Z">
            <w:rPr>
              <w:rStyle w:val="plsql-word"/>
              <w:rFonts w:ascii="Cambria Math" w:hAnsi="Cambria Math" w:cs="Cambria Math"/>
              <w:color w:val="000000"/>
              <w:sz w:val="20"/>
              <w:szCs w:val="20"/>
            </w:rPr>
          </w:rPrChange>
        </w:rPr>
      </w:pPr>
      <w:proofErr w:type="gramStart"/>
      <w:r w:rsidRPr="00DC56EB">
        <w:rPr>
          <w:rStyle w:val="plsql-keyword"/>
          <w:rFonts w:cs="Courier New"/>
          <w:color w:val="0000FF"/>
          <w:sz w:val="20"/>
          <w:szCs w:val="20"/>
          <w:rPrChange w:id="1181" w:author="Pervac" w:date="2014-08-31T23:45:00Z">
            <w:rPr>
              <w:rStyle w:val="plsql-keyword"/>
              <w:rFonts w:ascii="Courier New" w:hAnsi="Courier New" w:cs="Courier New"/>
              <w:color w:val="0000FF"/>
              <w:sz w:val="20"/>
              <w:szCs w:val="20"/>
            </w:rPr>
          </w:rPrChange>
        </w:rPr>
        <w:t>create</w:t>
      </w:r>
      <w:proofErr w:type="gramEnd"/>
      <w:r w:rsidRPr="00DC56EB">
        <w:rPr>
          <w:rStyle w:val="apple-converted-space"/>
          <w:rFonts w:cs="Courier New"/>
          <w:color w:val="0000FF"/>
          <w:sz w:val="20"/>
          <w:szCs w:val="20"/>
          <w:rPrChange w:id="1182"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183" w:author="Pervac" w:date="2014-08-31T23:45:00Z">
            <w:rPr>
              <w:rStyle w:val="plsql-keyword"/>
              <w:rFonts w:ascii="Courier New" w:hAnsi="Courier New" w:cs="Courier New"/>
              <w:color w:val="0000FF"/>
              <w:sz w:val="20"/>
              <w:szCs w:val="20"/>
            </w:rPr>
          </w:rPrChange>
        </w:rPr>
        <w:t>or</w:t>
      </w:r>
      <w:r w:rsidRPr="00DC56EB">
        <w:rPr>
          <w:rStyle w:val="apple-converted-space"/>
          <w:rFonts w:cs="Courier New"/>
          <w:color w:val="0000FF"/>
          <w:sz w:val="20"/>
          <w:szCs w:val="20"/>
          <w:rPrChange w:id="1184"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185" w:author="Pervac" w:date="2014-08-31T23:45:00Z">
            <w:rPr>
              <w:rStyle w:val="plsql-keyword"/>
              <w:rFonts w:ascii="Courier New" w:hAnsi="Courier New" w:cs="Courier New"/>
              <w:color w:val="0000FF"/>
              <w:sz w:val="20"/>
              <w:szCs w:val="20"/>
            </w:rPr>
          </w:rPrChange>
        </w:rPr>
        <w:t>replace</w:t>
      </w:r>
      <w:r w:rsidRPr="00DC56EB">
        <w:rPr>
          <w:rStyle w:val="apple-converted-space"/>
          <w:rFonts w:cs="Courier New"/>
          <w:color w:val="0000FF"/>
          <w:sz w:val="20"/>
          <w:szCs w:val="20"/>
          <w:rPrChange w:id="1186"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187" w:author="Pervac" w:date="2014-08-31T23:45:00Z">
            <w:rPr>
              <w:rStyle w:val="plsql-keyword"/>
              <w:rFonts w:ascii="Courier New" w:hAnsi="Courier New" w:cs="Courier New"/>
              <w:color w:val="0000FF"/>
              <w:sz w:val="20"/>
              <w:szCs w:val="20"/>
            </w:rPr>
          </w:rPrChange>
        </w:rPr>
        <w:t>PROCEDURE</w:t>
      </w:r>
      <w:r w:rsidRPr="00DC56EB">
        <w:rPr>
          <w:rStyle w:val="apple-converted-space"/>
          <w:rFonts w:cs="Courier New"/>
          <w:color w:val="0000FF"/>
          <w:sz w:val="20"/>
          <w:szCs w:val="20"/>
          <w:rPrChange w:id="1188"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1189" w:author="Pervac" w:date="2014-08-31T23:45:00Z">
            <w:rPr>
              <w:rStyle w:val="plsql-word"/>
              <w:rFonts w:ascii="Courier New" w:hAnsi="Courier New" w:cs="Courier New"/>
              <w:color w:val="000000"/>
              <w:sz w:val="20"/>
              <w:szCs w:val="20"/>
            </w:rPr>
          </w:rPrChange>
        </w:rPr>
        <w:t>sp_Nuevo_Tanque</w:t>
      </w:r>
      <w:r w:rsidRPr="00DC56EB">
        <w:rPr>
          <w:rStyle w:val="plsql-punctuation"/>
          <w:rFonts w:cs="Courier New"/>
          <w:color w:val="000000"/>
          <w:sz w:val="20"/>
          <w:szCs w:val="20"/>
          <w:rPrChange w:id="1190" w:author="Pervac" w:date="2014-08-31T23:45:00Z">
            <w:rPr>
              <w:rStyle w:val="plsql-punctuation"/>
              <w:rFonts w:ascii="Courier New" w:hAnsi="Courier New" w:cs="Courier New"/>
              <w:color w:val="000000"/>
              <w:sz w:val="20"/>
              <w:szCs w:val="20"/>
            </w:rPr>
          </w:rPrChange>
        </w:rPr>
        <w:t>(</w:t>
      </w:r>
      <w:r w:rsidRPr="00DC56EB">
        <w:rPr>
          <w:rStyle w:val="plsql-word"/>
          <w:rFonts w:cs="Courier New"/>
          <w:color w:val="000000"/>
          <w:sz w:val="20"/>
          <w:szCs w:val="20"/>
          <w:rPrChange w:id="1191" w:author="Pervac" w:date="2014-08-31T23:45:00Z">
            <w:rPr>
              <w:rStyle w:val="plsql-word"/>
              <w:rFonts w:ascii="Courier New" w:hAnsi="Courier New" w:cs="Courier New"/>
              <w:color w:val="000000"/>
              <w:sz w:val="20"/>
              <w:szCs w:val="20"/>
            </w:rPr>
          </w:rPrChange>
        </w:rPr>
        <w:t>idtanque</w:t>
      </w:r>
      <w:r w:rsidRPr="00DC56EB">
        <w:rPr>
          <w:rStyle w:val="apple-converted-space"/>
          <w:rFonts w:cs="Courier New"/>
          <w:color w:val="000000"/>
          <w:sz w:val="20"/>
          <w:szCs w:val="20"/>
          <w:rPrChange w:id="1192"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1193"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194"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195"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196" w:author="Pervac" w:date="2014-08-31T23:45:00Z">
            <w:rPr>
              <w:rStyle w:val="plsql-separator"/>
              <w:rFonts w:ascii="Courier New" w:hAnsi="Courier New" w:cs="Courier New"/>
              <w:color w:val="666666"/>
              <w:sz w:val="20"/>
              <w:szCs w:val="20"/>
            </w:rPr>
          </w:rPrChange>
        </w:rPr>
        <w:t>,</w:t>
      </w:r>
      <w:r w:rsidRPr="00DC56EB">
        <w:rPr>
          <w:rStyle w:val="apple-converted-space"/>
          <w:rFonts w:cs="Courier New"/>
          <w:color w:val="666666"/>
          <w:sz w:val="20"/>
          <w:szCs w:val="20"/>
          <w:rPrChange w:id="1197" w:author="Pervac" w:date="2014-08-31T23:45:00Z">
            <w:rPr>
              <w:rStyle w:val="apple-converted-space"/>
              <w:rFonts w:ascii="Courier New" w:hAnsi="Courier New" w:cs="Courier New"/>
              <w:color w:val="666666"/>
              <w:sz w:val="20"/>
              <w:szCs w:val="20"/>
            </w:rPr>
          </w:rPrChange>
        </w:rPr>
        <w:t> </w:t>
      </w:r>
      <w:r w:rsidRPr="00DC56EB">
        <w:rPr>
          <w:rStyle w:val="plsql-word"/>
          <w:rFonts w:cs="Courier New"/>
          <w:color w:val="000000"/>
          <w:sz w:val="20"/>
          <w:szCs w:val="20"/>
          <w:rPrChange w:id="1198" w:author="Pervac" w:date="2014-08-31T23:45:00Z">
            <w:rPr>
              <w:rStyle w:val="plsql-word"/>
              <w:rFonts w:ascii="Courier New" w:hAnsi="Courier New" w:cs="Courier New"/>
              <w:color w:val="000000"/>
              <w:sz w:val="20"/>
              <w:szCs w:val="20"/>
            </w:rPr>
          </w:rPrChange>
        </w:rPr>
        <w:t>volumenactual</w:t>
      </w:r>
      <w:r w:rsidRPr="00DC56EB">
        <w:rPr>
          <w:rStyle w:val="apple-converted-space"/>
          <w:rFonts w:cs="Courier New"/>
          <w:color w:val="000000"/>
          <w:sz w:val="20"/>
          <w:szCs w:val="20"/>
          <w:rPrChange w:id="1199"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1200"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201"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202" w:author="Pervac" w:date="2014-08-31T23:45:00Z">
            <w:rPr>
              <w:rStyle w:val="plsql-type"/>
              <w:rFonts w:ascii="Courier New" w:hAnsi="Courier New" w:cs="Courier New"/>
              <w:color w:val="800080"/>
              <w:sz w:val="20"/>
              <w:szCs w:val="20"/>
            </w:rPr>
          </w:rPrChange>
        </w:rPr>
        <w:t>number</w:t>
      </w:r>
      <w:r w:rsidRPr="00DC56EB">
        <w:rPr>
          <w:rStyle w:val="plsql-separator"/>
          <w:rFonts w:cs="Courier New"/>
          <w:color w:val="666666"/>
          <w:sz w:val="20"/>
          <w:szCs w:val="20"/>
          <w:rPrChange w:id="1203" w:author="Pervac" w:date="2014-08-31T23:45:00Z">
            <w:rPr>
              <w:rStyle w:val="plsql-separator"/>
              <w:rFonts w:ascii="Courier New" w:hAnsi="Courier New" w:cs="Courier New"/>
              <w:color w:val="666666"/>
              <w:sz w:val="20"/>
              <w:szCs w:val="20"/>
            </w:rPr>
          </w:rPrChange>
        </w:rPr>
        <w:t>,</w:t>
      </w:r>
      <w:r w:rsidRPr="00DC56EB">
        <w:rPr>
          <w:rStyle w:val="apple-converted-space"/>
          <w:rFonts w:cs="Courier New"/>
          <w:color w:val="666666"/>
          <w:sz w:val="20"/>
          <w:szCs w:val="20"/>
          <w:rPrChange w:id="1204" w:author="Pervac" w:date="2014-08-31T23:45:00Z">
            <w:rPr>
              <w:rStyle w:val="apple-converted-space"/>
              <w:rFonts w:ascii="Courier New" w:hAnsi="Courier New" w:cs="Courier New"/>
              <w:color w:val="666666"/>
              <w:sz w:val="20"/>
              <w:szCs w:val="20"/>
            </w:rPr>
          </w:rPrChange>
        </w:rPr>
        <w:t> </w:t>
      </w:r>
      <w:r w:rsidRPr="00DC56EB">
        <w:rPr>
          <w:rStyle w:val="plsql-word"/>
          <w:rFonts w:cs="Courier New"/>
          <w:color w:val="000000"/>
          <w:sz w:val="20"/>
          <w:szCs w:val="20"/>
          <w:rPrChange w:id="1205" w:author="Pervac" w:date="2014-08-31T23:45:00Z">
            <w:rPr>
              <w:rStyle w:val="plsql-word"/>
              <w:rFonts w:ascii="Courier New" w:hAnsi="Courier New" w:cs="Courier New"/>
              <w:color w:val="000000"/>
              <w:sz w:val="20"/>
              <w:szCs w:val="20"/>
            </w:rPr>
          </w:rPrChange>
        </w:rPr>
        <w:t>volumenmaximo</w:t>
      </w:r>
      <w:r w:rsidRPr="00DC56EB">
        <w:rPr>
          <w:rStyle w:val="apple-converted-space"/>
          <w:rFonts w:cs="Courier New"/>
          <w:color w:val="000000"/>
          <w:sz w:val="20"/>
          <w:szCs w:val="20"/>
          <w:rPrChange w:id="1206"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1207" w:author="Pervac" w:date="2014-08-31T23:45:00Z">
            <w:rPr>
              <w:rStyle w:val="plsql-operator"/>
              <w:rFonts w:ascii="Courier New" w:hAnsi="Courier New" w:cs="Courier New"/>
              <w:color w:val="0000FF"/>
              <w:sz w:val="20"/>
              <w:szCs w:val="20"/>
            </w:rPr>
          </w:rPrChange>
        </w:rPr>
        <w:t>in</w:t>
      </w:r>
      <w:r w:rsidRPr="00DC56EB">
        <w:rPr>
          <w:rStyle w:val="apple-converted-space"/>
          <w:rFonts w:cs="Courier New"/>
          <w:color w:val="0000FF"/>
          <w:sz w:val="20"/>
          <w:szCs w:val="20"/>
          <w:rPrChange w:id="1208"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209" w:author="Pervac" w:date="2014-08-31T23:45:00Z">
            <w:rPr>
              <w:rStyle w:val="plsql-type"/>
              <w:rFonts w:ascii="Courier New" w:hAnsi="Courier New" w:cs="Courier New"/>
              <w:color w:val="800080"/>
              <w:sz w:val="20"/>
              <w:szCs w:val="20"/>
            </w:rPr>
          </w:rPrChange>
        </w:rPr>
        <w:t>number</w:t>
      </w:r>
      <w:r w:rsidRPr="00DC56EB">
        <w:rPr>
          <w:rStyle w:val="plsql-punctuation"/>
          <w:rFonts w:cs="Courier New"/>
          <w:color w:val="000000"/>
          <w:sz w:val="20"/>
          <w:szCs w:val="20"/>
          <w:rPrChange w:id="1210"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1211"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212" w:author="Pervac" w:date="2014-08-31T23:45:00Z">
            <w:rPr>
              <w:rStyle w:val="plsql-keyword"/>
              <w:rFonts w:ascii="Courier New" w:hAnsi="Courier New" w:cs="Courier New"/>
              <w:color w:val="0000FF"/>
              <w:sz w:val="20"/>
              <w:szCs w:val="20"/>
            </w:rPr>
          </w:rPrChange>
        </w:rPr>
        <w:t>is</w:t>
      </w:r>
      <w:proofErr w:type="spellEnd"/>
      <w:r w:rsidRPr="00DC56EB">
        <w:rPr>
          <w:rFonts w:cs="Courier New"/>
          <w:color w:val="000000"/>
          <w:sz w:val="20"/>
          <w:szCs w:val="20"/>
          <w:rPrChange w:id="1213"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214" w:author="Pervac" w:date="2014-08-31T23:45:00Z">
            <w:rPr>
              <w:rStyle w:val="plsql-keyword"/>
              <w:rFonts w:ascii="Courier New" w:hAnsi="Courier New" w:cs="Courier New"/>
              <w:color w:val="0000FF"/>
              <w:sz w:val="20"/>
              <w:szCs w:val="20"/>
            </w:rPr>
          </w:rPrChange>
        </w:rPr>
        <w:t>BEGIN</w:t>
      </w:r>
      <w:r w:rsidRPr="00DC56EB">
        <w:rPr>
          <w:rFonts w:cs="Courier New"/>
          <w:color w:val="000000"/>
          <w:sz w:val="20"/>
          <w:szCs w:val="20"/>
          <w:rPrChange w:id="1215"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216" w:author="Pervac" w:date="2014-08-31T23:45:00Z">
            <w:rPr>
              <w:rStyle w:val="plsql-keyword"/>
              <w:rFonts w:ascii="Courier New" w:hAnsi="Courier New" w:cs="Courier New"/>
              <w:color w:val="0000FF"/>
              <w:sz w:val="20"/>
              <w:szCs w:val="20"/>
            </w:rPr>
          </w:rPrChange>
        </w:rPr>
        <w:t>INSERT</w:t>
      </w:r>
      <w:r w:rsidRPr="00DC56EB">
        <w:rPr>
          <w:rStyle w:val="apple-converted-space"/>
          <w:rFonts w:cs="Courier New"/>
          <w:color w:val="0000FF"/>
          <w:sz w:val="20"/>
          <w:szCs w:val="20"/>
          <w:rPrChange w:id="1217"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218" w:author="Pervac" w:date="2014-08-31T23:45:00Z">
            <w:rPr>
              <w:rStyle w:val="plsql-keyword"/>
              <w:rFonts w:ascii="Courier New" w:hAnsi="Courier New" w:cs="Courier New"/>
              <w:color w:val="0000FF"/>
              <w:sz w:val="20"/>
              <w:szCs w:val="20"/>
            </w:rPr>
          </w:rPrChange>
        </w:rPr>
        <w:t>INTO</w:t>
      </w:r>
      <w:r w:rsidRPr="00DC56EB">
        <w:rPr>
          <w:rStyle w:val="apple-converted-space"/>
          <w:rFonts w:cs="Courier New"/>
          <w:color w:val="0000FF"/>
          <w:sz w:val="20"/>
          <w:szCs w:val="20"/>
          <w:rPrChange w:id="1219"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1220" w:author="Pervac" w:date="2014-08-31T23:45:00Z">
            <w:rPr>
              <w:rStyle w:val="plsql-word"/>
              <w:rFonts w:ascii="Courier New" w:hAnsi="Courier New" w:cs="Courier New"/>
              <w:color w:val="000000"/>
              <w:sz w:val="20"/>
              <w:szCs w:val="20"/>
            </w:rPr>
          </w:rPrChange>
        </w:rPr>
        <w:t>tanque</w:t>
      </w:r>
      <w:r w:rsidRPr="00DC56EB">
        <w:rPr>
          <w:rFonts w:cs="Courier New"/>
          <w:color w:val="000000"/>
          <w:sz w:val="20"/>
          <w:szCs w:val="20"/>
          <w:rPrChange w:id="1221"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1222"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1223" w:author="Pervac" w:date="2014-08-31T23:45:00Z">
            <w:rPr>
              <w:rStyle w:val="plsql-word"/>
              <w:rFonts w:ascii="Courier New" w:hAnsi="Courier New" w:cs="Courier New"/>
              <w:color w:val="000000"/>
              <w:sz w:val="20"/>
              <w:szCs w:val="20"/>
            </w:rPr>
          </w:rPrChange>
        </w:rPr>
        <w:t>idtanque</w:t>
      </w:r>
      <w:proofErr w:type="spellEnd"/>
      <w:r w:rsidRPr="00DC56EB">
        <w:rPr>
          <w:rStyle w:val="plsql-separator"/>
          <w:rFonts w:cs="Courier New"/>
          <w:color w:val="666666"/>
          <w:sz w:val="20"/>
          <w:szCs w:val="20"/>
          <w:rPrChange w:id="1224"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25"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226" w:author="Pervac" w:date="2014-08-31T23:45:00Z">
            <w:rPr>
              <w:rStyle w:val="plsql-word"/>
              <w:rFonts w:ascii="Courier New" w:hAnsi="Courier New" w:cs="Courier New"/>
              <w:color w:val="000000"/>
              <w:sz w:val="20"/>
              <w:szCs w:val="20"/>
            </w:rPr>
          </w:rPrChange>
        </w:rPr>
        <w:t>volumenactual</w:t>
      </w:r>
      <w:proofErr w:type="spellEnd"/>
      <w:r w:rsidRPr="00DC56EB">
        <w:rPr>
          <w:rStyle w:val="plsql-separator"/>
          <w:rFonts w:cs="Courier New"/>
          <w:color w:val="666666"/>
          <w:sz w:val="20"/>
          <w:szCs w:val="20"/>
          <w:rPrChange w:id="122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28"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229" w:author="Pervac" w:date="2014-08-31T23:45:00Z">
            <w:rPr>
              <w:rStyle w:val="plsql-word"/>
              <w:rFonts w:ascii="Courier New" w:hAnsi="Courier New" w:cs="Courier New"/>
              <w:color w:val="000000"/>
              <w:sz w:val="20"/>
              <w:szCs w:val="20"/>
            </w:rPr>
          </w:rPrChange>
        </w:rPr>
        <w:t>volumenmaximo</w:t>
      </w:r>
      <w:proofErr w:type="spellEnd"/>
      <w:r w:rsidRPr="00DC56EB">
        <w:rPr>
          <w:rStyle w:val="plsql-punctuation"/>
          <w:rFonts w:cs="Courier New"/>
          <w:color w:val="000000"/>
          <w:sz w:val="20"/>
          <w:szCs w:val="20"/>
          <w:rPrChange w:id="1230"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1231"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232" w:author="Pervac" w:date="2014-08-31T23:45:00Z">
            <w:rPr>
              <w:rStyle w:val="plsql-keyword"/>
              <w:rFonts w:ascii="Courier New" w:hAnsi="Courier New" w:cs="Courier New"/>
              <w:color w:val="0000FF"/>
              <w:sz w:val="20"/>
              <w:szCs w:val="20"/>
            </w:rPr>
          </w:rPrChange>
        </w:rPr>
        <w:t>VALUES</w:t>
      </w:r>
      <w:r w:rsidRPr="00DC56EB">
        <w:rPr>
          <w:rFonts w:cs="Courier New"/>
          <w:color w:val="000000"/>
          <w:sz w:val="20"/>
          <w:szCs w:val="20"/>
          <w:rPrChange w:id="1233"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1234"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1235" w:author="Pervac" w:date="2014-08-31T23:45:00Z">
            <w:rPr>
              <w:rStyle w:val="plsql-word"/>
              <w:rFonts w:ascii="Courier New" w:hAnsi="Courier New" w:cs="Courier New"/>
              <w:color w:val="000000"/>
              <w:sz w:val="20"/>
              <w:szCs w:val="20"/>
            </w:rPr>
          </w:rPrChange>
        </w:rPr>
        <w:t>idtanque</w:t>
      </w:r>
      <w:proofErr w:type="spellEnd"/>
      <w:r w:rsidRPr="00DC56EB">
        <w:rPr>
          <w:rStyle w:val="plsql-separator"/>
          <w:rFonts w:cs="Courier New"/>
          <w:color w:val="666666"/>
          <w:sz w:val="20"/>
          <w:szCs w:val="20"/>
          <w:rPrChange w:id="1236"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37"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238" w:author="Pervac" w:date="2014-08-31T23:45:00Z">
            <w:rPr>
              <w:rStyle w:val="plsql-word"/>
              <w:rFonts w:ascii="Courier New" w:hAnsi="Courier New" w:cs="Courier New"/>
              <w:color w:val="000000"/>
              <w:sz w:val="20"/>
              <w:szCs w:val="20"/>
            </w:rPr>
          </w:rPrChange>
        </w:rPr>
        <w:t>volumenactual</w:t>
      </w:r>
      <w:proofErr w:type="spellEnd"/>
      <w:r w:rsidRPr="00DC56EB">
        <w:rPr>
          <w:rStyle w:val="plsql-separator"/>
          <w:rFonts w:cs="Courier New"/>
          <w:color w:val="666666"/>
          <w:sz w:val="20"/>
          <w:szCs w:val="20"/>
          <w:rPrChange w:id="1239"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40"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241" w:author="Pervac" w:date="2014-08-31T23:45:00Z">
            <w:rPr>
              <w:rStyle w:val="plsql-word"/>
              <w:rFonts w:ascii="Courier New" w:hAnsi="Courier New" w:cs="Courier New"/>
              <w:color w:val="000000"/>
              <w:sz w:val="20"/>
              <w:szCs w:val="20"/>
            </w:rPr>
          </w:rPrChange>
        </w:rPr>
        <w:t>volumenmaximo</w:t>
      </w:r>
      <w:proofErr w:type="spellEnd"/>
      <w:r w:rsidRPr="00DC56EB">
        <w:rPr>
          <w:rStyle w:val="plsql-punctuation"/>
          <w:rFonts w:cs="Courier New"/>
          <w:color w:val="000000"/>
          <w:sz w:val="20"/>
          <w:szCs w:val="20"/>
          <w:rPrChange w:id="1242" w:author="Pervac" w:date="2014-08-31T23:45:00Z">
            <w:rPr>
              <w:rStyle w:val="plsql-punctuation"/>
              <w:rFonts w:ascii="Courier New" w:hAnsi="Courier New" w:cs="Courier New"/>
              <w:color w:val="000000"/>
              <w:sz w:val="20"/>
              <w:szCs w:val="20"/>
            </w:rPr>
          </w:rPrChange>
        </w:rPr>
        <w:t>)</w:t>
      </w:r>
      <w:r w:rsidRPr="00DC56EB">
        <w:rPr>
          <w:rStyle w:val="plsql-separator"/>
          <w:rFonts w:cs="Courier New"/>
          <w:color w:val="666666"/>
          <w:sz w:val="20"/>
          <w:szCs w:val="20"/>
          <w:rPrChange w:id="1243"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44"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245" w:author="Pervac" w:date="2014-08-31T23:45:00Z">
            <w:rPr>
              <w:rStyle w:val="plsql-keyword"/>
              <w:rFonts w:ascii="Courier New" w:hAnsi="Courier New" w:cs="Courier New"/>
              <w:color w:val="0000FF"/>
              <w:sz w:val="20"/>
              <w:szCs w:val="20"/>
            </w:rPr>
          </w:rPrChange>
        </w:rPr>
        <w:t>END  </w:t>
      </w:r>
      <w:proofErr w:type="spellStart"/>
      <w:r w:rsidRPr="00DC56EB">
        <w:rPr>
          <w:rStyle w:val="plsql-word"/>
          <w:rFonts w:cs="Courier New"/>
          <w:color w:val="000000"/>
          <w:sz w:val="20"/>
          <w:szCs w:val="20"/>
          <w:rPrChange w:id="1246" w:author="Pervac" w:date="2014-08-31T23:45:00Z">
            <w:rPr>
              <w:rStyle w:val="plsql-word"/>
              <w:rFonts w:ascii="Courier New" w:hAnsi="Courier New" w:cs="Courier New"/>
              <w:color w:val="000000"/>
              <w:sz w:val="20"/>
              <w:szCs w:val="20"/>
            </w:rPr>
          </w:rPrChange>
        </w:rPr>
        <w:t>sp_Nuevo_Tanque</w:t>
      </w:r>
      <w:proofErr w:type="spellEnd"/>
      <w:r w:rsidRPr="00DC56EB">
        <w:rPr>
          <w:rStyle w:val="plsql-separator"/>
          <w:rFonts w:cs="Courier New"/>
          <w:color w:val="666666"/>
          <w:sz w:val="20"/>
          <w:szCs w:val="20"/>
          <w:rPrChange w:id="1247" w:author="Pervac" w:date="2014-08-31T23:45:00Z">
            <w:rPr>
              <w:rStyle w:val="plsql-separator"/>
              <w:rFonts w:ascii="Courier New" w:hAnsi="Courier New" w:cs="Courier New"/>
              <w:color w:val="666666"/>
              <w:sz w:val="20"/>
              <w:szCs w:val="20"/>
            </w:rPr>
          </w:rPrChange>
        </w:rPr>
        <w:t>;</w:t>
      </w:r>
      <w:r w:rsidRPr="00DC56EB">
        <w:rPr>
          <w:rStyle w:val="plsql-word"/>
          <w:rFonts w:cs="Cambria Math"/>
          <w:color w:val="000000"/>
          <w:sz w:val="20"/>
          <w:szCs w:val="20"/>
          <w:rPrChange w:id="1248" w:author="Pervac" w:date="2014-08-31T23:45:00Z">
            <w:rPr>
              <w:rStyle w:val="plsql-word"/>
              <w:rFonts w:ascii="Cambria Math" w:hAnsi="Cambria Math" w:cs="Cambria Math"/>
              <w:color w:val="000000"/>
              <w:sz w:val="20"/>
              <w:szCs w:val="20"/>
            </w:rPr>
          </w:rPrChange>
        </w:rPr>
        <w:t>​</w:t>
      </w:r>
    </w:p>
    <w:p w:rsidR="000B3233" w:rsidRPr="00DC56EB" w:rsidRDefault="000B3233" w:rsidP="000B3233">
      <w:pPr>
        <w:spacing w:after="0" w:line="240" w:lineRule="auto"/>
        <w:rPr>
          <w:rStyle w:val="plsql-word"/>
          <w:rFonts w:cs="Cambria Math"/>
          <w:color w:val="000000"/>
          <w:sz w:val="20"/>
          <w:szCs w:val="20"/>
          <w:rPrChange w:id="1249" w:author="Pervac" w:date="2014-08-31T23:45:00Z">
            <w:rPr>
              <w:rStyle w:val="plsql-word"/>
              <w:rFonts w:ascii="Cambria Math" w:hAnsi="Cambria Math" w:cs="Cambria Math"/>
              <w:color w:val="000000"/>
              <w:sz w:val="20"/>
              <w:szCs w:val="20"/>
            </w:rPr>
          </w:rPrChange>
        </w:rPr>
      </w:pPr>
    </w:p>
    <w:p w:rsidR="000B3233" w:rsidRPr="00DC56EB" w:rsidRDefault="000B3233" w:rsidP="000B3233">
      <w:pPr>
        <w:spacing w:after="0" w:line="240" w:lineRule="auto"/>
        <w:rPr>
          <w:rStyle w:val="apple-converted-space"/>
          <w:rFonts w:cs="Courier New"/>
          <w:b/>
          <w:color w:val="000000"/>
          <w:sz w:val="20"/>
          <w:szCs w:val="20"/>
          <w:rPrChange w:id="1250" w:author="Pervac" w:date="2014-08-31T23:45:00Z">
            <w:rPr>
              <w:rStyle w:val="apple-converted-space"/>
              <w:rFonts w:ascii="Courier New" w:hAnsi="Courier New" w:cs="Courier New"/>
              <w:b/>
              <w:color w:val="000000"/>
              <w:sz w:val="20"/>
              <w:szCs w:val="20"/>
            </w:rPr>
          </w:rPrChange>
        </w:rPr>
      </w:pPr>
      <w:r w:rsidRPr="00DC56EB">
        <w:rPr>
          <w:rStyle w:val="plsql-word"/>
          <w:rFonts w:cs="Courier New"/>
          <w:b/>
          <w:color w:val="000000"/>
          <w:sz w:val="20"/>
          <w:szCs w:val="20"/>
          <w:rPrChange w:id="1251" w:author="Pervac" w:date="2014-08-31T23:45:00Z">
            <w:rPr>
              <w:rStyle w:val="plsql-word"/>
              <w:rFonts w:ascii="Courier New" w:hAnsi="Courier New" w:cs="Courier New"/>
              <w:b/>
              <w:color w:val="000000"/>
              <w:sz w:val="20"/>
              <w:szCs w:val="20"/>
            </w:rPr>
          </w:rPrChange>
        </w:rPr>
        <w:t>SP_NUEVOACCESO:</w:t>
      </w:r>
      <w:r w:rsidRPr="00DC56EB">
        <w:rPr>
          <w:rStyle w:val="apple-converted-space"/>
          <w:rFonts w:cs="Courier New"/>
          <w:b/>
          <w:color w:val="000000"/>
          <w:sz w:val="20"/>
          <w:szCs w:val="20"/>
          <w:rPrChange w:id="1252" w:author="Pervac" w:date="2014-08-31T23:45:00Z">
            <w:rPr>
              <w:rStyle w:val="apple-converted-space"/>
              <w:rFonts w:ascii="Courier New" w:hAnsi="Courier New" w:cs="Courier New"/>
              <w:b/>
              <w:color w:val="000000"/>
              <w:sz w:val="20"/>
              <w:szCs w:val="20"/>
            </w:rPr>
          </w:rPrChange>
        </w:rPr>
        <w:t xml:space="preserve"> permite otorgar los permisos necesarios para activar el </w:t>
      </w:r>
      <w:proofErr w:type="spellStart"/>
      <w:r w:rsidRPr="00DC56EB">
        <w:rPr>
          <w:rStyle w:val="apple-converted-space"/>
          <w:rFonts w:cs="Courier New"/>
          <w:b/>
          <w:color w:val="000000"/>
          <w:sz w:val="20"/>
          <w:szCs w:val="20"/>
          <w:rPrChange w:id="1253" w:author="Pervac" w:date="2014-08-31T23:45:00Z">
            <w:rPr>
              <w:rStyle w:val="apple-converted-space"/>
              <w:rFonts w:ascii="Courier New" w:hAnsi="Courier New" w:cs="Courier New"/>
              <w:b/>
              <w:color w:val="000000"/>
              <w:sz w:val="20"/>
              <w:szCs w:val="20"/>
            </w:rPr>
          </w:rPrChange>
        </w:rPr>
        <w:t>fotocheck</w:t>
      </w:r>
      <w:proofErr w:type="spellEnd"/>
      <w:r w:rsidRPr="00DC56EB">
        <w:rPr>
          <w:rStyle w:val="apple-converted-space"/>
          <w:rFonts w:cs="Courier New"/>
          <w:b/>
          <w:color w:val="000000"/>
          <w:sz w:val="20"/>
          <w:szCs w:val="20"/>
          <w:rPrChange w:id="1254" w:author="Pervac" w:date="2014-08-31T23:45:00Z">
            <w:rPr>
              <w:rStyle w:val="apple-converted-space"/>
              <w:rFonts w:ascii="Courier New" w:hAnsi="Courier New" w:cs="Courier New"/>
              <w:b/>
              <w:color w:val="000000"/>
              <w:sz w:val="20"/>
              <w:szCs w:val="20"/>
            </w:rPr>
          </w:rPrChange>
        </w:rPr>
        <w:t xml:space="preserve"> del personal.</w:t>
      </w:r>
    </w:p>
    <w:p w:rsidR="000B3233" w:rsidRPr="00DC56EB" w:rsidRDefault="000B3233" w:rsidP="000B3233">
      <w:pPr>
        <w:spacing w:after="0" w:line="240" w:lineRule="auto"/>
        <w:rPr>
          <w:rStyle w:val="plsql-word"/>
          <w:rFonts w:cs="Cambria Math"/>
          <w:color w:val="000000"/>
          <w:sz w:val="20"/>
          <w:szCs w:val="20"/>
          <w:rPrChange w:id="1255" w:author="Pervac" w:date="2014-08-31T23:45:00Z">
            <w:rPr>
              <w:rStyle w:val="plsql-word"/>
              <w:rFonts w:ascii="Cambria Math" w:hAnsi="Cambria Math" w:cs="Cambria Math"/>
              <w:color w:val="000000"/>
              <w:sz w:val="20"/>
              <w:szCs w:val="20"/>
            </w:rPr>
          </w:rPrChange>
        </w:rPr>
      </w:pPr>
    </w:p>
    <w:p w:rsidR="000B3233" w:rsidRPr="00DC56EB" w:rsidRDefault="000B3233" w:rsidP="000B3233">
      <w:pPr>
        <w:spacing w:after="0" w:line="240" w:lineRule="auto"/>
        <w:rPr>
          <w:rStyle w:val="plsql-separator"/>
          <w:rFonts w:cs="Courier New"/>
          <w:color w:val="666666"/>
          <w:sz w:val="20"/>
          <w:szCs w:val="20"/>
          <w:rPrChange w:id="1256" w:author="Pervac" w:date="2014-08-31T23:45:00Z">
            <w:rPr>
              <w:rStyle w:val="plsql-separator"/>
              <w:rFonts w:ascii="Courier New" w:hAnsi="Courier New" w:cs="Courier New"/>
              <w:color w:val="666666"/>
              <w:sz w:val="20"/>
              <w:szCs w:val="20"/>
            </w:rPr>
          </w:rPrChange>
        </w:rPr>
      </w:pPr>
      <w:proofErr w:type="spellStart"/>
      <w:proofErr w:type="gramStart"/>
      <w:r w:rsidRPr="00DC56EB">
        <w:rPr>
          <w:rStyle w:val="plsql-keyword"/>
          <w:rFonts w:cs="Courier New"/>
          <w:color w:val="0000FF"/>
          <w:sz w:val="20"/>
          <w:szCs w:val="20"/>
          <w:rPrChange w:id="1257" w:author="Pervac" w:date="2014-08-31T23:45:00Z">
            <w:rPr>
              <w:rStyle w:val="plsql-keyword"/>
              <w:rFonts w:ascii="Courier New" w:hAnsi="Courier New" w:cs="Courier New"/>
              <w:color w:val="0000FF"/>
              <w:sz w:val="20"/>
              <w:szCs w:val="20"/>
            </w:rPr>
          </w:rPrChange>
        </w:rPr>
        <w:t>create</w:t>
      </w:r>
      <w:proofErr w:type="spellEnd"/>
      <w:proofErr w:type="gramEnd"/>
      <w:r w:rsidRPr="00DC56EB">
        <w:rPr>
          <w:rStyle w:val="apple-converted-space"/>
          <w:rFonts w:cs="Courier New"/>
          <w:color w:val="0000FF"/>
          <w:sz w:val="20"/>
          <w:szCs w:val="20"/>
          <w:rPrChange w:id="1258"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259" w:author="Pervac" w:date="2014-08-31T23:45:00Z">
            <w:rPr>
              <w:rStyle w:val="plsql-keyword"/>
              <w:rFonts w:ascii="Courier New" w:hAnsi="Courier New" w:cs="Courier New"/>
              <w:color w:val="0000FF"/>
              <w:sz w:val="20"/>
              <w:szCs w:val="20"/>
            </w:rPr>
          </w:rPrChange>
        </w:rPr>
        <w:t>or</w:t>
      </w:r>
      <w:proofErr w:type="spellEnd"/>
      <w:r w:rsidRPr="00DC56EB">
        <w:rPr>
          <w:rStyle w:val="apple-converted-space"/>
          <w:rFonts w:cs="Courier New"/>
          <w:color w:val="0000FF"/>
          <w:sz w:val="20"/>
          <w:szCs w:val="20"/>
          <w:rPrChange w:id="1260"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261" w:author="Pervac" w:date="2014-08-31T23:45:00Z">
            <w:rPr>
              <w:rStyle w:val="plsql-keyword"/>
              <w:rFonts w:ascii="Courier New" w:hAnsi="Courier New" w:cs="Courier New"/>
              <w:color w:val="0000FF"/>
              <w:sz w:val="20"/>
              <w:szCs w:val="20"/>
            </w:rPr>
          </w:rPrChange>
        </w:rPr>
        <w:t>replace</w:t>
      </w:r>
      <w:proofErr w:type="spellEnd"/>
      <w:r w:rsidRPr="00DC56EB">
        <w:rPr>
          <w:rStyle w:val="apple-converted-space"/>
          <w:rFonts w:cs="Courier New"/>
          <w:color w:val="0000FF"/>
          <w:sz w:val="20"/>
          <w:szCs w:val="20"/>
          <w:rPrChange w:id="1262"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263" w:author="Pervac" w:date="2014-08-31T23:45:00Z">
            <w:rPr>
              <w:rStyle w:val="plsql-keyword"/>
              <w:rFonts w:ascii="Courier New" w:hAnsi="Courier New" w:cs="Courier New"/>
              <w:color w:val="0000FF"/>
              <w:sz w:val="20"/>
              <w:szCs w:val="20"/>
            </w:rPr>
          </w:rPrChange>
        </w:rPr>
        <w:t>PROCEDURE</w:t>
      </w:r>
      <w:r w:rsidRPr="00DC56EB">
        <w:rPr>
          <w:rStyle w:val="apple-converted-space"/>
          <w:rFonts w:cs="Courier New"/>
          <w:color w:val="0000FF"/>
          <w:sz w:val="20"/>
          <w:szCs w:val="20"/>
          <w:rPrChange w:id="1264"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265" w:author="Pervac" w:date="2014-08-31T23:45:00Z">
            <w:rPr>
              <w:rStyle w:val="plsql-word"/>
              <w:rFonts w:ascii="Courier New" w:hAnsi="Courier New" w:cs="Courier New"/>
              <w:color w:val="000000"/>
              <w:sz w:val="20"/>
              <w:szCs w:val="20"/>
            </w:rPr>
          </w:rPrChange>
        </w:rPr>
        <w:t>sp_NuevoAcceso</w:t>
      </w:r>
      <w:proofErr w:type="spellEnd"/>
      <w:r w:rsidRPr="00DC56EB">
        <w:rPr>
          <w:rStyle w:val="apple-converted-space"/>
          <w:rFonts w:cs="Courier New"/>
          <w:color w:val="000000"/>
          <w:sz w:val="20"/>
          <w:szCs w:val="20"/>
          <w:rPrChange w:id="1266" w:author="Pervac" w:date="2014-08-31T23:45:00Z">
            <w:rPr>
              <w:rStyle w:val="apple-converted-space"/>
              <w:rFonts w:ascii="Courier New" w:hAnsi="Courier New" w:cs="Courier New"/>
              <w:color w:val="000000"/>
              <w:sz w:val="20"/>
              <w:szCs w:val="20"/>
            </w:rPr>
          </w:rPrChange>
        </w:rPr>
        <w:t> </w:t>
      </w:r>
      <w:r w:rsidRPr="00DC56EB">
        <w:rPr>
          <w:rStyle w:val="plsql-punctuation"/>
          <w:rFonts w:cs="Courier New"/>
          <w:color w:val="000000"/>
          <w:sz w:val="20"/>
          <w:szCs w:val="20"/>
          <w:rPrChange w:id="1267" w:author="Pervac" w:date="2014-08-31T23:45:00Z">
            <w:rPr>
              <w:rStyle w:val="plsql-punctuation"/>
              <w:rFonts w:ascii="Courier New" w:hAnsi="Courier New" w:cs="Courier New"/>
              <w:color w:val="000000"/>
              <w:sz w:val="20"/>
              <w:szCs w:val="20"/>
            </w:rPr>
          </w:rPrChange>
        </w:rPr>
        <w:t>(</w:t>
      </w:r>
      <w:r w:rsidRPr="00DC56EB">
        <w:rPr>
          <w:rStyle w:val="apple-converted-space"/>
          <w:rFonts w:cs="Courier New"/>
          <w:color w:val="000000"/>
          <w:sz w:val="20"/>
          <w:szCs w:val="20"/>
          <w:rPrChange w:id="1268" w:author="Pervac" w:date="2014-08-31T23:45:00Z">
            <w:rPr>
              <w:rStyle w:val="apple-converted-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269" w:author="Pervac" w:date="2014-08-31T23:45:00Z">
            <w:rPr>
              <w:rStyle w:val="plsql-word"/>
              <w:rFonts w:ascii="Courier New" w:hAnsi="Courier New" w:cs="Courier New"/>
              <w:color w:val="000000"/>
              <w:sz w:val="20"/>
              <w:szCs w:val="20"/>
            </w:rPr>
          </w:rPrChange>
        </w:rPr>
        <w:t>dni</w:t>
      </w:r>
      <w:proofErr w:type="spellEnd"/>
      <w:r w:rsidRPr="00DC56EB">
        <w:rPr>
          <w:rStyle w:val="apple-converted-space"/>
          <w:rFonts w:cs="Courier New"/>
          <w:color w:val="000000"/>
          <w:sz w:val="20"/>
          <w:szCs w:val="20"/>
          <w:rPrChange w:id="1270" w:author="Pervac" w:date="2014-08-31T23:45:00Z">
            <w:rPr>
              <w:rStyle w:val="apple-converted-space"/>
              <w:rFonts w:ascii="Courier New" w:hAnsi="Courier New" w:cs="Courier New"/>
              <w:color w:val="000000"/>
              <w:sz w:val="20"/>
              <w:szCs w:val="20"/>
            </w:rPr>
          </w:rPrChange>
        </w:rPr>
        <w:t> </w:t>
      </w:r>
      <w:r w:rsidRPr="00DC56EB">
        <w:rPr>
          <w:rStyle w:val="plsql-operator"/>
          <w:rFonts w:cs="Courier New"/>
          <w:color w:val="0000FF"/>
          <w:sz w:val="20"/>
          <w:szCs w:val="20"/>
          <w:rPrChange w:id="1271" w:author="Pervac" w:date="2014-08-31T23:45:00Z">
            <w:rPr>
              <w:rStyle w:val="plsql-operator"/>
              <w:rFonts w:ascii="Courier New" w:hAnsi="Courier New" w:cs="Courier New"/>
              <w:color w:val="0000FF"/>
              <w:sz w:val="20"/>
              <w:szCs w:val="20"/>
            </w:rPr>
          </w:rPrChange>
        </w:rPr>
        <w:t>in  </w:t>
      </w:r>
      <w:r w:rsidRPr="00DC56EB">
        <w:rPr>
          <w:rStyle w:val="plsql-type"/>
          <w:rFonts w:cs="Courier New"/>
          <w:color w:val="800080"/>
          <w:sz w:val="20"/>
          <w:szCs w:val="20"/>
          <w:rPrChange w:id="1272"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273"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74"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275"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276" w:author="Pervac" w:date="2014-08-31T23:45:00Z">
            <w:rPr>
              <w:rStyle w:val="plsql-word"/>
              <w:rFonts w:ascii="Courier New" w:hAnsi="Courier New" w:cs="Courier New"/>
              <w:color w:val="000000"/>
              <w:sz w:val="20"/>
              <w:szCs w:val="20"/>
            </w:rPr>
          </w:rPrChange>
        </w:rPr>
        <w:t>fechaacceso</w:t>
      </w:r>
      <w:proofErr w:type="spellEnd"/>
      <w:r w:rsidRPr="00DC56EB">
        <w:rPr>
          <w:rStyle w:val="plsql-word"/>
          <w:rFonts w:cs="Courier New"/>
          <w:color w:val="000000"/>
          <w:sz w:val="20"/>
          <w:szCs w:val="20"/>
          <w:rPrChange w:id="1277" w:author="Pervac" w:date="2014-08-31T23:45:00Z">
            <w:rPr>
              <w:rStyle w:val="plsql-word"/>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278" w:author="Pervac" w:date="2014-08-31T23:45:00Z">
            <w:rPr>
              <w:rStyle w:val="plsql-word"/>
              <w:rFonts w:ascii="Courier New" w:hAnsi="Courier New" w:cs="Courier New"/>
              <w:color w:val="000000"/>
              <w:sz w:val="20"/>
              <w:szCs w:val="20"/>
            </w:rPr>
          </w:rPrChange>
        </w:rPr>
        <w:t>timestamp</w:t>
      </w:r>
      <w:proofErr w:type="spellEnd"/>
      <w:r w:rsidRPr="00DC56EB">
        <w:rPr>
          <w:rStyle w:val="plsql-separator"/>
          <w:rFonts w:cs="Courier New"/>
          <w:color w:val="666666"/>
          <w:sz w:val="20"/>
          <w:szCs w:val="20"/>
          <w:rPrChange w:id="1279"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80"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281"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282" w:author="Pervac" w:date="2014-08-31T23:45:00Z">
            <w:rPr>
              <w:rStyle w:val="plsql-word"/>
              <w:rFonts w:ascii="Courier New" w:hAnsi="Courier New" w:cs="Courier New"/>
              <w:color w:val="000000"/>
              <w:sz w:val="20"/>
              <w:szCs w:val="20"/>
            </w:rPr>
          </w:rPrChange>
        </w:rPr>
        <w:t>fechadesde</w:t>
      </w:r>
      <w:proofErr w:type="spellEnd"/>
      <w:r w:rsidRPr="00DC56EB">
        <w:rPr>
          <w:rStyle w:val="plsql-word"/>
          <w:rFonts w:cs="Courier New"/>
          <w:color w:val="000000"/>
          <w:sz w:val="20"/>
          <w:szCs w:val="20"/>
          <w:rPrChange w:id="1283" w:author="Pervac" w:date="2014-08-31T23:45:00Z">
            <w:rPr>
              <w:rStyle w:val="plsql-word"/>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284" w:author="Pervac" w:date="2014-08-31T23:45:00Z">
            <w:rPr>
              <w:rStyle w:val="plsql-word"/>
              <w:rFonts w:ascii="Courier New" w:hAnsi="Courier New" w:cs="Courier New"/>
              <w:color w:val="000000"/>
              <w:sz w:val="20"/>
              <w:szCs w:val="20"/>
            </w:rPr>
          </w:rPrChange>
        </w:rPr>
        <w:t>timestamp</w:t>
      </w:r>
      <w:proofErr w:type="spellEnd"/>
      <w:r w:rsidRPr="00DC56EB">
        <w:rPr>
          <w:rStyle w:val="plsql-separator"/>
          <w:rFonts w:cs="Courier New"/>
          <w:color w:val="666666"/>
          <w:sz w:val="20"/>
          <w:szCs w:val="20"/>
          <w:rPrChange w:id="128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86"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287"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288" w:author="Pervac" w:date="2014-08-31T23:45:00Z">
            <w:rPr>
              <w:rStyle w:val="plsql-word"/>
              <w:rFonts w:ascii="Courier New" w:hAnsi="Courier New" w:cs="Courier New"/>
              <w:color w:val="000000"/>
              <w:sz w:val="20"/>
              <w:szCs w:val="20"/>
            </w:rPr>
          </w:rPrChange>
        </w:rPr>
        <w:t>fechahasta</w:t>
      </w:r>
      <w:proofErr w:type="spellEnd"/>
      <w:r w:rsidRPr="00DC56EB">
        <w:rPr>
          <w:rStyle w:val="plsql-word"/>
          <w:rFonts w:cs="Courier New"/>
          <w:color w:val="000000"/>
          <w:sz w:val="20"/>
          <w:szCs w:val="20"/>
          <w:rPrChange w:id="1289" w:author="Pervac" w:date="2014-08-31T23:45:00Z">
            <w:rPr>
              <w:rStyle w:val="plsql-word"/>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290" w:author="Pervac" w:date="2014-08-31T23:45:00Z">
            <w:rPr>
              <w:rStyle w:val="plsql-word"/>
              <w:rFonts w:ascii="Courier New" w:hAnsi="Courier New" w:cs="Courier New"/>
              <w:color w:val="000000"/>
              <w:sz w:val="20"/>
              <w:szCs w:val="20"/>
            </w:rPr>
          </w:rPrChange>
        </w:rPr>
        <w:t>timestamp</w:t>
      </w:r>
      <w:proofErr w:type="spellEnd"/>
      <w:r w:rsidRPr="00DC56EB">
        <w:rPr>
          <w:rStyle w:val="plsql-separator"/>
          <w:rFonts w:cs="Courier New"/>
          <w:color w:val="666666"/>
          <w:sz w:val="20"/>
          <w:szCs w:val="20"/>
          <w:rPrChange w:id="1291"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92"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293"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294" w:author="Pervac" w:date="2014-08-31T23:45:00Z">
            <w:rPr>
              <w:rStyle w:val="plsql-word"/>
              <w:rFonts w:ascii="Courier New" w:hAnsi="Courier New" w:cs="Courier New"/>
              <w:color w:val="000000"/>
              <w:sz w:val="20"/>
              <w:szCs w:val="20"/>
            </w:rPr>
          </w:rPrChange>
        </w:rPr>
        <w:t>observaciones  </w:t>
      </w:r>
      <w:r w:rsidRPr="00DC56EB">
        <w:rPr>
          <w:rStyle w:val="plsql-type"/>
          <w:rFonts w:cs="Courier New"/>
          <w:color w:val="800080"/>
          <w:sz w:val="20"/>
          <w:szCs w:val="20"/>
          <w:rPrChange w:id="1295"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296"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297"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298" w:author="Pervac" w:date="2014-08-31T23:45:00Z">
            <w:rPr>
              <w:rStyle w:val="whitespace"/>
              <w:rFonts w:ascii="Courier New" w:hAnsi="Courier New" w:cs="Courier New"/>
              <w:color w:val="000000"/>
              <w:sz w:val="20"/>
              <w:szCs w:val="20"/>
            </w:rPr>
          </w:rPrChange>
        </w:rPr>
        <w:t>     </w:t>
      </w:r>
      <w:r w:rsidRPr="00DC56EB">
        <w:rPr>
          <w:rStyle w:val="plsql-word"/>
          <w:rFonts w:cs="Courier New"/>
          <w:color w:val="000000"/>
          <w:sz w:val="20"/>
          <w:szCs w:val="20"/>
          <w:rPrChange w:id="1299" w:author="Pervac" w:date="2014-08-31T23:45:00Z">
            <w:rPr>
              <w:rStyle w:val="plsql-word"/>
              <w:rFonts w:ascii="Courier New" w:hAnsi="Courier New" w:cs="Courier New"/>
              <w:color w:val="000000"/>
              <w:sz w:val="20"/>
              <w:szCs w:val="20"/>
            </w:rPr>
          </w:rPrChange>
        </w:rPr>
        <w:t>estado  </w:t>
      </w:r>
      <w:r w:rsidRPr="00DC56EB">
        <w:rPr>
          <w:rStyle w:val="plsql-type"/>
          <w:rFonts w:cs="Courier New"/>
          <w:color w:val="800080"/>
          <w:sz w:val="20"/>
          <w:szCs w:val="20"/>
          <w:rPrChange w:id="1300" w:author="Pervac" w:date="2014-08-31T23:45:00Z">
            <w:rPr>
              <w:rStyle w:val="plsql-type"/>
              <w:rFonts w:ascii="Courier New" w:hAnsi="Courier New" w:cs="Courier New"/>
              <w:color w:val="800080"/>
              <w:sz w:val="20"/>
              <w:szCs w:val="20"/>
            </w:rPr>
          </w:rPrChange>
        </w:rPr>
        <w:t>varchar2</w:t>
      </w:r>
      <w:r w:rsidRPr="00DC56EB">
        <w:rPr>
          <w:rFonts w:cs="Courier New"/>
          <w:color w:val="000000"/>
          <w:sz w:val="20"/>
          <w:szCs w:val="20"/>
          <w:rPrChange w:id="1301"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302" w:author="Pervac" w:date="2014-08-31T23:45:00Z">
            <w:rPr>
              <w:rStyle w:val="whitespace"/>
              <w:rFonts w:ascii="Courier New" w:hAnsi="Courier New" w:cs="Courier New"/>
              <w:color w:val="000000"/>
              <w:sz w:val="20"/>
              <w:szCs w:val="20"/>
            </w:rPr>
          </w:rPrChange>
        </w:rPr>
        <w:t>    </w:t>
      </w:r>
      <w:r w:rsidRPr="00DC56EB">
        <w:rPr>
          <w:rStyle w:val="plsql-punctuation"/>
          <w:rFonts w:cs="Courier New"/>
          <w:color w:val="000000"/>
          <w:sz w:val="20"/>
          <w:szCs w:val="20"/>
          <w:rPrChange w:id="1303"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1304"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305" w:author="Pervac" w:date="2014-08-31T23:45:00Z">
            <w:rPr>
              <w:rStyle w:val="white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306" w:author="Pervac" w:date="2014-08-31T23:45:00Z">
            <w:rPr>
              <w:rStyle w:val="plsql-keyword"/>
              <w:rFonts w:ascii="Courier New" w:hAnsi="Courier New" w:cs="Courier New"/>
              <w:color w:val="0000FF"/>
              <w:sz w:val="20"/>
              <w:szCs w:val="20"/>
            </w:rPr>
          </w:rPrChange>
        </w:rPr>
        <w:t>is</w:t>
      </w:r>
      <w:proofErr w:type="spellEnd"/>
      <w:r w:rsidRPr="00DC56EB">
        <w:rPr>
          <w:rFonts w:cs="Courier New"/>
          <w:color w:val="000000"/>
          <w:sz w:val="20"/>
          <w:szCs w:val="20"/>
          <w:rPrChange w:id="1307"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308" w:author="Pervac" w:date="2014-08-31T23:45:00Z">
            <w:rPr>
              <w:rStyle w:val="plsql-keyword"/>
              <w:rFonts w:ascii="Courier New" w:hAnsi="Courier New" w:cs="Courier New"/>
              <w:color w:val="0000FF"/>
              <w:sz w:val="20"/>
              <w:szCs w:val="20"/>
            </w:rPr>
          </w:rPrChange>
        </w:rPr>
        <w:t>BEGIN</w:t>
      </w:r>
      <w:r w:rsidRPr="00DC56EB">
        <w:rPr>
          <w:rFonts w:cs="Courier New"/>
          <w:color w:val="000000"/>
          <w:sz w:val="20"/>
          <w:szCs w:val="20"/>
          <w:rPrChange w:id="1309"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310" w:author="Pervac" w:date="2014-08-31T23:45:00Z">
            <w:rPr>
              <w:rStyle w:val="plsql-keyword"/>
              <w:rFonts w:ascii="Courier New" w:hAnsi="Courier New" w:cs="Courier New"/>
              <w:color w:val="0000FF"/>
              <w:sz w:val="20"/>
              <w:szCs w:val="20"/>
            </w:rPr>
          </w:rPrChange>
        </w:rPr>
        <w:t>INSERT</w:t>
      </w:r>
      <w:r w:rsidRPr="00DC56EB">
        <w:rPr>
          <w:rStyle w:val="apple-converted-space"/>
          <w:rFonts w:cs="Courier New"/>
          <w:color w:val="0000FF"/>
          <w:sz w:val="20"/>
          <w:szCs w:val="20"/>
          <w:rPrChange w:id="1311"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312" w:author="Pervac" w:date="2014-08-31T23:45:00Z">
            <w:rPr>
              <w:rStyle w:val="plsql-keyword"/>
              <w:rFonts w:ascii="Courier New" w:hAnsi="Courier New" w:cs="Courier New"/>
              <w:color w:val="0000FF"/>
              <w:sz w:val="20"/>
              <w:szCs w:val="20"/>
            </w:rPr>
          </w:rPrChange>
        </w:rPr>
        <w:t>INTO</w:t>
      </w:r>
      <w:r w:rsidRPr="00DC56EB">
        <w:rPr>
          <w:rStyle w:val="apple-converted-space"/>
          <w:rFonts w:cs="Courier New"/>
          <w:color w:val="0000FF"/>
          <w:sz w:val="20"/>
          <w:szCs w:val="20"/>
          <w:rPrChange w:id="1313"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1314" w:author="Pervac" w:date="2014-08-31T23:45:00Z">
            <w:rPr>
              <w:rStyle w:val="plsql-word"/>
              <w:rFonts w:ascii="Courier New" w:hAnsi="Courier New" w:cs="Courier New"/>
              <w:color w:val="000000"/>
              <w:sz w:val="20"/>
              <w:szCs w:val="20"/>
            </w:rPr>
          </w:rPrChange>
        </w:rPr>
        <w:t>acceso</w:t>
      </w:r>
      <w:r w:rsidRPr="00DC56EB">
        <w:rPr>
          <w:rFonts w:cs="Courier New"/>
          <w:color w:val="000000"/>
          <w:sz w:val="20"/>
          <w:szCs w:val="20"/>
          <w:rPrChange w:id="1315"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1316"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1317" w:author="Pervac" w:date="2014-08-31T23:45:00Z">
            <w:rPr>
              <w:rStyle w:val="plsql-word"/>
              <w:rFonts w:ascii="Courier New" w:hAnsi="Courier New" w:cs="Courier New"/>
              <w:color w:val="000000"/>
              <w:sz w:val="20"/>
              <w:szCs w:val="20"/>
            </w:rPr>
          </w:rPrChange>
        </w:rPr>
        <w:t>dni</w:t>
      </w:r>
      <w:proofErr w:type="spellEnd"/>
      <w:r w:rsidRPr="00DC56EB">
        <w:rPr>
          <w:rStyle w:val="plsql-separator"/>
          <w:rFonts w:cs="Courier New"/>
          <w:color w:val="666666"/>
          <w:sz w:val="20"/>
          <w:szCs w:val="20"/>
          <w:rPrChange w:id="131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19"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320" w:author="Pervac" w:date="2014-08-31T23:45:00Z">
            <w:rPr>
              <w:rStyle w:val="plsql-word"/>
              <w:rFonts w:ascii="Courier New" w:hAnsi="Courier New" w:cs="Courier New"/>
              <w:color w:val="000000"/>
              <w:sz w:val="20"/>
              <w:szCs w:val="20"/>
            </w:rPr>
          </w:rPrChange>
        </w:rPr>
        <w:t>fechaacceso</w:t>
      </w:r>
      <w:proofErr w:type="spellEnd"/>
      <w:r w:rsidRPr="00DC56EB">
        <w:rPr>
          <w:rStyle w:val="plsql-separator"/>
          <w:rFonts w:cs="Courier New"/>
          <w:color w:val="666666"/>
          <w:sz w:val="20"/>
          <w:szCs w:val="20"/>
          <w:rPrChange w:id="1321"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22"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323" w:author="Pervac" w:date="2014-08-31T23:45:00Z">
            <w:rPr>
              <w:rStyle w:val="plsql-word"/>
              <w:rFonts w:ascii="Courier New" w:hAnsi="Courier New" w:cs="Courier New"/>
              <w:color w:val="000000"/>
              <w:sz w:val="20"/>
              <w:szCs w:val="20"/>
            </w:rPr>
          </w:rPrChange>
        </w:rPr>
        <w:t>fechadesde</w:t>
      </w:r>
      <w:proofErr w:type="spellEnd"/>
      <w:r w:rsidRPr="00DC56EB">
        <w:rPr>
          <w:rStyle w:val="plsql-separator"/>
          <w:rFonts w:cs="Courier New"/>
          <w:color w:val="666666"/>
          <w:sz w:val="20"/>
          <w:szCs w:val="20"/>
          <w:rPrChange w:id="1324"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25"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326" w:author="Pervac" w:date="2014-08-31T23:45:00Z">
            <w:rPr>
              <w:rStyle w:val="plsql-word"/>
              <w:rFonts w:ascii="Courier New" w:hAnsi="Courier New" w:cs="Courier New"/>
              <w:color w:val="000000"/>
              <w:sz w:val="20"/>
              <w:szCs w:val="20"/>
            </w:rPr>
          </w:rPrChange>
        </w:rPr>
        <w:t>fechahasta</w:t>
      </w:r>
      <w:proofErr w:type="spellEnd"/>
      <w:r w:rsidRPr="00DC56EB">
        <w:rPr>
          <w:rStyle w:val="plsql-separator"/>
          <w:rFonts w:cs="Courier New"/>
          <w:color w:val="666666"/>
          <w:sz w:val="20"/>
          <w:szCs w:val="20"/>
          <w:rPrChange w:id="132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28"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329" w:author="Pervac" w:date="2014-08-31T23:45:00Z">
            <w:rPr>
              <w:rStyle w:val="plsql-word"/>
              <w:rFonts w:ascii="Courier New" w:hAnsi="Courier New" w:cs="Courier New"/>
              <w:color w:val="000000"/>
              <w:sz w:val="20"/>
              <w:szCs w:val="20"/>
            </w:rPr>
          </w:rPrChange>
        </w:rPr>
        <w:t>observaciones</w:t>
      </w:r>
      <w:r w:rsidRPr="00DC56EB">
        <w:rPr>
          <w:rStyle w:val="plsql-separator"/>
          <w:rFonts w:cs="Courier New"/>
          <w:color w:val="666666"/>
          <w:sz w:val="20"/>
          <w:szCs w:val="20"/>
          <w:rPrChange w:id="1330"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31"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332" w:author="Pervac" w:date="2014-08-31T23:45:00Z">
            <w:rPr>
              <w:rStyle w:val="plsql-word"/>
              <w:rFonts w:ascii="Courier New" w:hAnsi="Courier New" w:cs="Courier New"/>
              <w:color w:val="000000"/>
              <w:sz w:val="20"/>
              <w:szCs w:val="20"/>
            </w:rPr>
          </w:rPrChange>
        </w:rPr>
        <w:t>estado</w:t>
      </w:r>
      <w:r w:rsidRPr="00DC56EB">
        <w:rPr>
          <w:rStyle w:val="plsql-punctuation"/>
          <w:rFonts w:cs="Courier New"/>
          <w:color w:val="000000"/>
          <w:sz w:val="20"/>
          <w:szCs w:val="20"/>
          <w:rPrChange w:id="1333"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1334"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335" w:author="Pervac" w:date="2014-08-31T23:45:00Z">
            <w:rPr>
              <w:rStyle w:val="plsql-keyword"/>
              <w:rFonts w:ascii="Courier New" w:hAnsi="Courier New" w:cs="Courier New"/>
              <w:color w:val="0000FF"/>
              <w:sz w:val="20"/>
              <w:szCs w:val="20"/>
            </w:rPr>
          </w:rPrChange>
        </w:rPr>
        <w:t>VALUES</w:t>
      </w:r>
      <w:r w:rsidRPr="00DC56EB">
        <w:rPr>
          <w:rFonts w:cs="Courier New"/>
          <w:color w:val="000000"/>
          <w:sz w:val="20"/>
          <w:szCs w:val="20"/>
          <w:rPrChange w:id="1336" w:author="Pervac" w:date="2014-08-31T23:45:00Z">
            <w:rPr>
              <w:rFonts w:ascii="Courier New" w:hAnsi="Courier New" w:cs="Courier New"/>
              <w:color w:val="000000"/>
              <w:sz w:val="20"/>
              <w:szCs w:val="20"/>
            </w:rPr>
          </w:rPrChange>
        </w:rPr>
        <w:br/>
      </w:r>
      <w:r w:rsidRPr="00DC56EB">
        <w:rPr>
          <w:rStyle w:val="plsql-punctuation"/>
          <w:rFonts w:cs="Courier New"/>
          <w:color w:val="000000"/>
          <w:sz w:val="20"/>
          <w:szCs w:val="20"/>
          <w:rPrChange w:id="1337"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1338" w:author="Pervac" w:date="2014-08-31T23:45:00Z">
            <w:rPr>
              <w:rStyle w:val="plsql-word"/>
              <w:rFonts w:ascii="Courier New" w:hAnsi="Courier New" w:cs="Courier New"/>
              <w:color w:val="000000"/>
              <w:sz w:val="20"/>
              <w:szCs w:val="20"/>
            </w:rPr>
          </w:rPrChange>
        </w:rPr>
        <w:t>dni</w:t>
      </w:r>
      <w:proofErr w:type="spellEnd"/>
      <w:r w:rsidRPr="00DC56EB">
        <w:rPr>
          <w:rStyle w:val="plsql-separator"/>
          <w:rFonts w:cs="Courier New"/>
          <w:color w:val="666666"/>
          <w:sz w:val="20"/>
          <w:szCs w:val="20"/>
          <w:rPrChange w:id="1339"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40"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341" w:author="Pervac" w:date="2014-08-31T23:45:00Z">
            <w:rPr>
              <w:rStyle w:val="plsql-word"/>
              <w:rFonts w:ascii="Courier New" w:hAnsi="Courier New" w:cs="Courier New"/>
              <w:color w:val="000000"/>
              <w:sz w:val="20"/>
              <w:szCs w:val="20"/>
            </w:rPr>
          </w:rPrChange>
        </w:rPr>
        <w:t>fechaacceso</w:t>
      </w:r>
      <w:proofErr w:type="spellEnd"/>
      <w:r w:rsidRPr="00DC56EB">
        <w:rPr>
          <w:rStyle w:val="plsql-separator"/>
          <w:rFonts w:cs="Courier New"/>
          <w:color w:val="666666"/>
          <w:sz w:val="20"/>
          <w:szCs w:val="20"/>
          <w:rPrChange w:id="1342"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43"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344" w:author="Pervac" w:date="2014-08-31T23:45:00Z">
            <w:rPr>
              <w:rStyle w:val="plsql-word"/>
              <w:rFonts w:ascii="Courier New" w:hAnsi="Courier New" w:cs="Courier New"/>
              <w:color w:val="000000"/>
              <w:sz w:val="20"/>
              <w:szCs w:val="20"/>
            </w:rPr>
          </w:rPrChange>
        </w:rPr>
        <w:t>fechadesde</w:t>
      </w:r>
      <w:proofErr w:type="spellEnd"/>
      <w:r w:rsidRPr="00DC56EB">
        <w:rPr>
          <w:rStyle w:val="plsql-separator"/>
          <w:rFonts w:cs="Courier New"/>
          <w:color w:val="666666"/>
          <w:sz w:val="20"/>
          <w:szCs w:val="20"/>
          <w:rPrChange w:id="134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46" w:author="Pervac" w:date="2014-08-31T23:45:00Z">
            <w:rPr>
              <w:rFonts w:ascii="Courier New" w:hAnsi="Courier New" w:cs="Courier New"/>
              <w:color w:val="000000"/>
              <w:sz w:val="20"/>
              <w:szCs w:val="20"/>
            </w:rPr>
          </w:rPrChange>
        </w:rPr>
        <w:br/>
      </w:r>
      <w:proofErr w:type="spellStart"/>
      <w:r w:rsidRPr="00DC56EB">
        <w:rPr>
          <w:rStyle w:val="plsql-word"/>
          <w:rFonts w:cs="Courier New"/>
          <w:color w:val="000000"/>
          <w:sz w:val="20"/>
          <w:szCs w:val="20"/>
          <w:rPrChange w:id="1347" w:author="Pervac" w:date="2014-08-31T23:45:00Z">
            <w:rPr>
              <w:rStyle w:val="plsql-word"/>
              <w:rFonts w:ascii="Courier New" w:hAnsi="Courier New" w:cs="Courier New"/>
              <w:color w:val="000000"/>
              <w:sz w:val="20"/>
              <w:szCs w:val="20"/>
            </w:rPr>
          </w:rPrChange>
        </w:rPr>
        <w:t>fechahasta</w:t>
      </w:r>
      <w:proofErr w:type="spellEnd"/>
      <w:r w:rsidRPr="00DC56EB">
        <w:rPr>
          <w:rStyle w:val="plsql-separator"/>
          <w:rFonts w:cs="Courier New"/>
          <w:color w:val="666666"/>
          <w:sz w:val="20"/>
          <w:szCs w:val="20"/>
          <w:rPrChange w:id="134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49"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350" w:author="Pervac" w:date="2014-08-31T23:45:00Z">
            <w:rPr>
              <w:rStyle w:val="plsql-word"/>
              <w:rFonts w:ascii="Courier New" w:hAnsi="Courier New" w:cs="Courier New"/>
              <w:color w:val="000000"/>
              <w:sz w:val="20"/>
              <w:szCs w:val="20"/>
            </w:rPr>
          </w:rPrChange>
        </w:rPr>
        <w:t>observaciones</w:t>
      </w:r>
      <w:r w:rsidRPr="00DC56EB">
        <w:rPr>
          <w:rStyle w:val="plsql-separator"/>
          <w:rFonts w:cs="Courier New"/>
          <w:color w:val="666666"/>
          <w:sz w:val="20"/>
          <w:szCs w:val="20"/>
          <w:rPrChange w:id="1351"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52"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353" w:author="Pervac" w:date="2014-08-31T23:45:00Z">
            <w:rPr>
              <w:rStyle w:val="plsql-word"/>
              <w:rFonts w:ascii="Courier New" w:hAnsi="Courier New" w:cs="Courier New"/>
              <w:color w:val="000000"/>
              <w:sz w:val="20"/>
              <w:szCs w:val="20"/>
            </w:rPr>
          </w:rPrChange>
        </w:rPr>
        <w:t>estado</w:t>
      </w:r>
      <w:r w:rsidRPr="00DC56EB">
        <w:rPr>
          <w:rStyle w:val="plsql-punctuation"/>
          <w:rFonts w:cs="Courier New"/>
          <w:color w:val="000000"/>
          <w:sz w:val="20"/>
          <w:szCs w:val="20"/>
          <w:rPrChange w:id="1354" w:author="Pervac" w:date="2014-08-31T23:45:00Z">
            <w:rPr>
              <w:rStyle w:val="plsql-punctuation"/>
              <w:rFonts w:ascii="Courier New" w:hAnsi="Courier New" w:cs="Courier New"/>
              <w:color w:val="000000"/>
              <w:sz w:val="20"/>
              <w:szCs w:val="20"/>
            </w:rPr>
          </w:rPrChange>
        </w:rPr>
        <w:t>)</w:t>
      </w:r>
      <w:r w:rsidRPr="00DC56EB">
        <w:rPr>
          <w:rStyle w:val="plsql-separator"/>
          <w:rFonts w:cs="Courier New"/>
          <w:color w:val="666666"/>
          <w:sz w:val="20"/>
          <w:szCs w:val="20"/>
          <w:rPrChange w:id="135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356"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357" w:author="Pervac" w:date="2014-08-31T23:45:00Z">
            <w:rPr>
              <w:rStyle w:val="plsql-keyword"/>
              <w:rFonts w:ascii="Courier New" w:hAnsi="Courier New" w:cs="Courier New"/>
              <w:color w:val="0000FF"/>
              <w:sz w:val="20"/>
              <w:szCs w:val="20"/>
            </w:rPr>
          </w:rPrChange>
        </w:rPr>
        <w:t>END</w:t>
      </w:r>
      <w:r w:rsidRPr="00DC56EB">
        <w:rPr>
          <w:rStyle w:val="apple-converted-space"/>
          <w:rFonts w:cs="Courier New"/>
          <w:color w:val="0000FF"/>
          <w:sz w:val="20"/>
          <w:szCs w:val="20"/>
          <w:rPrChange w:id="1358"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359" w:author="Pervac" w:date="2014-08-31T23:45:00Z">
            <w:rPr>
              <w:rStyle w:val="plsql-word"/>
              <w:rFonts w:ascii="Courier New" w:hAnsi="Courier New" w:cs="Courier New"/>
              <w:color w:val="000000"/>
              <w:sz w:val="20"/>
              <w:szCs w:val="20"/>
            </w:rPr>
          </w:rPrChange>
        </w:rPr>
        <w:t>sp_NuevoAcceso</w:t>
      </w:r>
      <w:proofErr w:type="spellEnd"/>
      <w:r w:rsidRPr="00DC56EB">
        <w:rPr>
          <w:rStyle w:val="plsql-separator"/>
          <w:rFonts w:cs="Courier New"/>
          <w:color w:val="666666"/>
          <w:sz w:val="20"/>
          <w:szCs w:val="20"/>
          <w:rPrChange w:id="1360" w:author="Pervac" w:date="2014-08-31T23:45:00Z">
            <w:rPr>
              <w:rStyle w:val="plsql-separator"/>
              <w:rFonts w:ascii="Courier New" w:hAnsi="Courier New" w:cs="Courier New"/>
              <w:color w:val="666666"/>
              <w:sz w:val="20"/>
              <w:szCs w:val="20"/>
            </w:rPr>
          </w:rPrChange>
        </w:rPr>
        <w:t>;</w:t>
      </w:r>
    </w:p>
    <w:p w:rsidR="000B3233" w:rsidRPr="00DC56EB" w:rsidRDefault="000B3233" w:rsidP="000B3233">
      <w:pPr>
        <w:spacing w:after="0" w:line="240" w:lineRule="auto"/>
        <w:rPr>
          <w:rStyle w:val="plsql-separator"/>
          <w:rFonts w:cs="Courier New"/>
          <w:color w:val="666666"/>
          <w:sz w:val="20"/>
          <w:szCs w:val="20"/>
          <w:rPrChange w:id="1361" w:author="Pervac" w:date="2014-08-31T23:45:00Z">
            <w:rPr>
              <w:rStyle w:val="plsql-separator"/>
              <w:rFonts w:ascii="Courier New" w:hAnsi="Courier New" w:cs="Courier New"/>
              <w:color w:val="666666"/>
              <w:sz w:val="20"/>
              <w:szCs w:val="20"/>
            </w:rPr>
          </w:rPrChange>
        </w:rPr>
      </w:pPr>
    </w:p>
    <w:p w:rsidR="000B3233" w:rsidRPr="00DC56EB" w:rsidRDefault="000B3233" w:rsidP="000B3233">
      <w:pPr>
        <w:spacing w:after="0" w:line="240" w:lineRule="auto"/>
        <w:rPr>
          <w:rStyle w:val="plsql-separator"/>
          <w:rFonts w:cs="Courier New"/>
          <w:color w:val="666666"/>
          <w:sz w:val="20"/>
          <w:szCs w:val="20"/>
          <w:rPrChange w:id="1362" w:author="Pervac" w:date="2014-08-31T23:45:00Z">
            <w:rPr>
              <w:rStyle w:val="plsql-separator"/>
              <w:rFonts w:ascii="Courier New" w:hAnsi="Courier New" w:cs="Courier New"/>
              <w:color w:val="666666"/>
              <w:sz w:val="20"/>
              <w:szCs w:val="20"/>
            </w:rPr>
          </w:rPrChange>
        </w:rPr>
      </w:pPr>
    </w:p>
    <w:p w:rsidR="000B3233" w:rsidRPr="00DC56EB" w:rsidRDefault="000B3233" w:rsidP="000B3233">
      <w:pPr>
        <w:spacing w:after="0" w:line="240" w:lineRule="auto"/>
        <w:rPr>
          <w:rStyle w:val="plsql-separator"/>
          <w:rFonts w:cs="Courier New"/>
          <w:color w:val="666666"/>
          <w:sz w:val="20"/>
          <w:szCs w:val="20"/>
          <w:rPrChange w:id="1363" w:author="Pervac" w:date="2014-08-31T23:45:00Z">
            <w:rPr>
              <w:rStyle w:val="plsql-separator"/>
              <w:rFonts w:ascii="Courier New" w:hAnsi="Courier New" w:cs="Courier New"/>
              <w:color w:val="666666"/>
              <w:sz w:val="20"/>
              <w:szCs w:val="20"/>
            </w:rPr>
          </w:rPrChange>
        </w:rPr>
      </w:pPr>
    </w:p>
    <w:p w:rsidR="000B3233" w:rsidRPr="00DC56EB" w:rsidRDefault="000B3233" w:rsidP="000B3233">
      <w:pPr>
        <w:spacing w:after="0" w:line="240" w:lineRule="auto"/>
        <w:rPr>
          <w:color w:val="000000" w:themeColor="text1"/>
          <w:sz w:val="24"/>
          <w:szCs w:val="24"/>
        </w:rPr>
      </w:pPr>
    </w:p>
    <w:p w:rsidR="000B3233" w:rsidRPr="00DC56EB" w:rsidRDefault="000B3233" w:rsidP="000B3233">
      <w:pPr>
        <w:pStyle w:val="Ttulo2"/>
        <w:rPr>
          <w:szCs w:val="24"/>
          <w:rPrChange w:id="1364" w:author="Pervac" w:date="2014-08-31T23:45:00Z">
            <w:rPr>
              <w:szCs w:val="24"/>
            </w:rPr>
          </w:rPrChange>
        </w:rPr>
      </w:pPr>
      <w:bookmarkStart w:id="1365" w:name="_Toc396406895"/>
      <w:r w:rsidRPr="00DC56EB">
        <w:rPr>
          <w:szCs w:val="24"/>
          <w:rPrChange w:id="1366" w:author="Pervac" w:date="2014-08-31T23:45:00Z">
            <w:rPr>
              <w:szCs w:val="24"/>
            </w:rPr>
          </w:rPrChange>
        </w:rPr>
        <w:t>1.5.2.4 Vistas</w:t>
      </w:r>
      <w:bookmarkEnd w:id="1365"/>
    </w:p>
    <w:p w:rsidR="000B3233" w:rsidRPr="00DC56EB" w:rsidRDefault="000B3233" w:rsidP="000B3233">
      <w:pPr>
        <w:rPr>
          <w:color w:val="000000" w:themeColor="text1"/>
          <w:sz w:val="24"/>
          <w:szCs w:val="24"/>
          <w:rPrChange w:id="1367" w:author="Pervac" w:date="2014-08-31T23:45:00Z">
            <w:rPr>
              <w:color w:val="000000" w:themeColor="text1"/>
              <w:sz w:val="24"/>
              <w:szCs w:val="24"/>
            </w:rPr>
          </w:rPrChange>
        </w:rPr>
      </w:pPr>
      <w:r w:rsidRPr="00DC56EB">
        <w:rPr>
          <w:color w:val="000000" w:themeColor="text1"/>
          <w:sz w:val="24"/>
          <w:szCs w:val="24"/>
          <w:rPrChange w:id="1368" w:author="Pervac" w:date="2014-08-31T23:45:00Z">
            <w:rPr>
              <w:color w:val="000000" w:themeColor="text1"/>
              <w:sz w:val="24"/>
              <w:szCs w:val="24"/>
            </w:rPr>
          </w:rPrChange>
        </w:rPr>
        <w:t>Lista todas las áreas activas en el servidor.</w:t>
      </w:r>
    </w:p>
    <w:p w:rsidR="000B3233" w:rsidRPr="00DC56EB" w:rsidRDefault="000B3233" w:rsidP="000B3233">
      <w:pPr>
        <w:rPr>
          <w:rStyle w:val="apple-converted-space"/>
          <w:rFonts w:cs="Courier New"/>
          <w:color w:val="000000"/>
          <w:sz w:val="20"/>
          <w:szCs w:val="20"/>
          <w:rPrChange w:id="1369" w:author="Pervac" w:date="2014-08-31T23:45:00Z">
            <w:rPr>
              <w:rStyle w:val="apple-converted-space"/>
              <w:rFonts w:ascii="Courier New" w:hAnsi="Courier New" w:cs="Courier New"/>
              <w:color w:val="000000"/>
              <w:sz w:val="20"/>
              <w:szCs w:val="20"/>
            </w:rPr>
          </w:rPrChange>
        </w:rPr>
      </w:pPr>
      <w:r w:rsidRPr="00DC56EB">
        <w:rPr>
          <w:rStyle w:val="plsql-keyword"/>
          <w:rFonts w:cs="Courier New"/>
          <w:color w:val="0000FF"/>
          <w:sz w:val="20"/>
          <w:szCs w:val="20"/>
          <w:rPrChange w:id="1370" w:author="Pervac" w:date="2014-08-31T23:45:00Z">
            <w:rPr>
              <w:rStyle w:val="plsql-keyword"/>
              <w:rFonts w:ascii="Courier New" w:hAnsi="Courier New" w:cs="Courier New"/>
              <w:color w:val="0000FF"/>
              <w:sz w:val="20"/>
              <w:szCs w:val="20"/>
            </w:rPr>
          </w:rPrChange>
        </w:rPr>
        <w:lastRenderedPageBreak/>
        <w:t>CREATE</w:t>
      </w:r>
      <w:r w:rsidRPr="00DC56EB">
        <w:rPr>
          <w:rStyle w:val="apple-converted-space"/>
          <w:rFonts w:cs="Courier New"/>
          <w:color w:val="0000FF"/>
          <w:sz w:val="20"/>
          <w:szCs w:val="20"/>
          <w:rPrChange w:id="1371"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372" w:author="Pervac" w:date="2014-08-31T23:45:00Z">
            <w:rPr>
              <w:rStyle w:val="plsql-keyword"/>
              <w:rFonts w:ascii="Courier New" w:hAnsi="Courier New" w:cs="Courier New"/>
              <w:color w:val="0000FF"/>
              <w:sz w:val="20"/>
              <w:szCs w:val="20"/>
            </w:rPr>
          </w:rPrChange>
        </w:rPr>
        <w:t>OR</w:t>
      </w:r>
      <w:r w:rsidRPr="00DC56EB">
        <w:rPr>
          <w:rStyle w:val="apple-converted-space"/>
          <w:rFonts w:cs="Courier New"/>
          <w:color w:val="0000FF"/>
          <w:sz w:val="20"/>
          <w:szCs w:val="20"/>
          <w:rPrChange w:id="1373"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374" w:author="Pervac" w:date="2014-08-31T23:45:00Z">
            <w:rPr>
              <w:rStyle w:val="plsql-keyword"/>
              <w:rFonts w:ascii="Courier New" w:hAnsi="Courier New" w:cs="Courier New"/>
              <w:color w:val="0000FF"/>
              <w:sz w:val="20"/>
              <w:szCs w:val="20"/>
            </w:rPr>
          </w:rPrChange>
        </w:rPr>
        <w:t>REPLACE</w:t>
      </w:r>
      <w:r w:rsidRPr="00DC56EB">
        <w:rPr>
          <w:rStyle w:val="apple-converted-space"/>
          <w:rFonts w:cs="Courier New"/>
          <w:color w:val="0000FF"/>
          <w:sz w:val="20"/>
          <w:szCs w:val="20"/>
          <w:rPrChange w:id="1375"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376" w:author="Pervac" w:date="2014-08-31T23:45:00Z">
            <w:rPr>
              <w:rStyle w:val="plsql-keyword"/>
              <w:rFonts w:ascii="Courier New" w:hAnsi="Courier New" w:cs="Courier New"/>
              <w:color w:val="0000FF"/>
              <w:sz w:val="20"/>
              <w:szCs w:val="20"/>
            </w:rPr>
          </w:rPrChange>
        </w:rPr>
        <w:t>FORCE</w:t>
      </w:r>
      <w:r w:rsidRPr="00DC56EB">
        <w:rPr>
          <w:rStyle w:val="apple-converted-space"/>
          <w:rFonts w:cs="Courier New"/>
          <w:color w:val="0000FF"/>
          <w:sz w:val="20"/>
          <w:szCs w:val="20"/>
          <w:rPrChange w:id="1377"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378" w:author="Pervac" w:date="2014-08-31T23:45:00Z">
            <w:rPr>
              <w:rStyle w:val="plsql-keyword"/>
              <w:rFonts w:ascii="Courier New" w:hAnsi="Courier New" w:cs="Courier New"/>
              <w:color w:val="0000FF"/>
              <w:sz w:val="20"/>
              <w:szCs w:val="20"/>
            </w:rPr>
          </w:rPrChange>
        </w:rPr>
        <w:t>VIEW  </w:t>
      </w:r>
      <w:r w:rsidRPr="00DC56EB">
        <w:rPr>
          <w:rStyle w:val="plsql-literal"/>
          <w:rFonts w:cs="Courier New"/>
          <w:color w:val="008000"/>
          <w:sz w:val="20"/>
          <w:szCs w:val="20"/>
          <w:rPrChange w:id="1379" w:author="Pervac" w:date="2014-08-31T23:45:00Z">
            <w:rPr>
              <w:rStyle w:val="plsql-literal"/>
              <w:rFonts w:ascii="Courier New" w:hAnsi="Courier New" w:cs="Courier New"/>
              <w:color w:val="008000"/>
              <w:sz w:val="20"/>
              <w:szCs w:val="20"/>
            </w:rPr>
          </w:rPrChange>
        </w:rPr>
        <w:t>"LISTAR_AREA"</w:t>
      </w:r>
      <w:r w:rsidRPr="00DC56EB">
        <w:rPr>
          <w:rStyle w:val="apple-converted-space"/>
          <w:rFonts w:cs="Courier New"/>
          <w:color w:val="008000"/>
          <w:sz w:val="20"/>
          <w:szCs w:val="20"/>
          <w:rPrChange w:id="1380" w:author="Pervac" w:date="2014-08-31T23:45:00Z">
            <w:rPr>
              <w:rStyle w:val="apple-converted-space"/>
              <w:rFonts w:ascii="Courier New" w:hAnsi="Courier New" w:cs="Courier New"/>
              <w:color w:val="008000"/>
              <w:sz w:val="20"/>
              <w:szCs w:val="20"/>
            </w:rPr>
          </w:rPrChange>
        </w:rPr>
        <w:t> </w:t>
      </w:r>
      <w:r w:rsidRPr="00DC56EB">
        <w:rPr>
          <w:rStyle w:val="plsql-punctuation"/>
          <w:rFonts w:cs="Courier New"/>
          <w:color w:val="000000"/>
          <w:sz w:val="20"/>
          <w:szCs w:val="20"/>
          <w:rPrChange w:id="1381" w:author="Pervac" w:date="2014-08-31T23:45:00Z">
            <w:rPr>
              <w:rStyle w:val="plsql-punctuation"/>
              <w:rFonts w:ascii="Courier New" w:hAnsi="Courier New" w:cs="Courier New"/>
              <w:color w:val="000000"/>
              <w:sz w:val="20"/>
              <w:szCs w:val="20"/>
            </w:rPr>
          </w:rPrChange>
        </w:rPr>
        <w:t>(</w:t>
      </w:r>
      <w:r w:rsidRPr="00DC56EB">
        <w:rPr>
          <w:rStyle w:val="plsql-literal"/>
          <w:rFonts w:cs="Courier New"/>
          <w:color w:val="008000"/>
          <w:sz w:val="20"/>
          <w:szCs w:val="20"/>
          <w:rPrChange w:id="1382" w:author="Pervac" w:date="2014-08-31T23:45:00Z">
            <w:rPr>
              <w:rStyle w:val="plsql-literal"/>
              <w:rFonts w:ascii="Courier New" w:hAnsi="Courier New" w:cs="Courier New"/>
              <w:color w:val="008000"/>
              <w:sz w:val="20"/>
              <w:szCs w:val="20"/>
            </w:rPr>
          </w:rPrChange>
        </w:rPr>
        <w:t>"IDAREA"</w:t>
      </w:r>
      <w:r w:rsidRPr="00DC56EB">
        <w:rPr>
          <w:rStyle w:val="plsql-separator"/>
          <w:rFonts w:cs="Courier New"/>
          <w:color w:val="666666"/>
          <w:sz w:val="20"/>
          <w:szCs w:val="20"/>
          <w:rPrChange w:id="1383" w:author="Pervac" w:date="2014-08-31T23:45:00Z">
            <w:rPr>
              <w:rStyle w:val="plsql-separator"/>
              <w:rFonts w:ascii="Courier New" w:hAnsi="Courier New" w:cs="Courier New"/>
              <w:color w:val="666666"/>
              <w:sz w:val="20"/>
              <w:szCs w:val="20"/>
            </w:rPr>
          </w:rPrChange>
        </w:rPr>
        <w:t>,</w:t>
      </w:r>
      <w:r w:rsidRPr="00DC56EB">
        <w:rPr>
          <w:rStyle w:val="apple-converted-space"/>
          <w:rFonts w:cs="Courier New"/>
          <w:color w:val="666666"/>
          <w:sz w:val="20"/>
          <w:szCs w:val="20"/>
          <w:rPrChange w:id="1384" w:author="Pervac" w:date="2014-08-31T23:45:00Z">
            <w:rPr>
              <w:rStyle w:val="apple-converted-space"/>
              <w:rFonts w:ascii="Courier New" w:hAnsi="Courier New" w:cs="Courier New"/>
              <w:color w:val="666666"/>
              <w:sz w:val="20"/>
              <w:szCs w:val="20"/>
            </w:rPr>
          </w:rPrChange>
        </w:rPr>
        <w:t> </w:t>
      </w:r>
      <w:r w:rsidRPr="00DC56EB">
        <w:rPr>
          <w:rStyle w:val="plsql-literal"/>
          <w:rFonts w:cs="Courier New"/>
          <w:color w:val="008000"/>
          <w:sz w:val="20"/>
          <w:szCs w:val="20"/>
          <w:rPrChange w:id="1385" w:author="Pervac" w:date="2014-08-31T23:45:00Z">
            <w:rPr>
              <w:rStyle w:val="plsql-literal"/>
              <w:rFonts w:ascii="Courier New" w:hAnsi="Courier New" w:cs="Courier New"/>
              <w:color w:val="008000"/>
              <w:sz w:val="20"/>
              <w:szCs w:val="20"/>
            </w:rPr>
          </w:rPrChange>
        </w:rPr>
        <w:t>"NOMBREAREA"</w:t>
      </w:r>
      <w:r w:rsidRPr="00DC56EB">
        <w:rPr>
          <w:rStyle w:val="plsql-punctuation"/>
          <w:rFonts w:cs="Courier New"/>
          <w:color w:val="000000"/>
          <w:sz w:val="20"/>
          <w:szCs w:val="20"/>
          <w:rPrChange w:id="1386" w:author="Pervac" w:date="2014-08-31T23:45:00Z">
            <w:rPr>
              <w:rStyle w:val="plsql-punctuation"/>
              <w:rFonts w:ascii="Courier New" w:hAnsi="Courier New" w:cs="Courier New"/>
              <w:color w:val="000000"/>
              <w:sz w:val="20"/>
              <w:szCs w:val="20"/>
            </w:rPr>
          </w:rPrChange>
        </w:rPr>
        <w:t>)</w:t>
      </w:r>
      <w:r w:rsidRPr="00DC56EB">
        <w:rPr>
          <w:rStyle w:val="apple-converted-space"/>
          <w:rFonts w:cs="Courier New"/>
          <w:color w:val="000000"/>
          <w:sz w:val="20"/>
          <w:szCs w:val="20"/>
          <w:rPrChange w:id="1387" w:author="Pervac" w:date="2014-08-31T23:45:00Z">
            <w:rPr>
              <w:rStyle w:val="apple-converted-space"/>
              <w:rFonts w:ascii="Courier New" w:hAnsi="Courier New" w:cs="Courier New"/>
              <w:color w:val="000000"/>
              <w:sz w:val="20"/>
              <w:szCs w:val="20"/>
            </w:rPr>
          </w:rPrChange>
        </w:rPr>
        <w:t> </w:t>
      </w:r>
    </w:p>
    <w:p w:rsidR="000B3233" w:rsidRPr="00DC56EB" w:rsidRDefault="000B3233" w:rsidP="000B3233">
      <w:pPr>
        <w:rPr>
          <w:rStyle w:val="plsql-word"/>
          <w:rFonts w:cs="Cambria Math"/>
          <w:color w:val="000000"/>
          <w:sz w:val="20"/>
          <w:szCs w:val="20"/>
          <w:rPrChange w:id="1388" w:author="Pervac" w:date="2014-08-31T23:45:00Z">
            <w:rPr>
              <w:rStyle w:val="plsql-word"/>
              <w:rFonts w:ascii="Cambria Math" w:hAnsi="Cambria Math" w:cs="Cambria Math"/>
              <w:color w:val="000000"/>
              <w:sz w:val="20"/>
              <w:szCs w:val="20"/>
            </w:rPr>
          </w:rPrChange>
        </w:rPr>
      </w:pPr>
      <w:r w:rsidRPr="00DC56EB">
        <w:rPr>
          <w:rStyle w:val="plsql-keyword"/>
          <w:rFonts w:cs="Courier New"/>
          <w:color w:val="0000FF"/>
          <w:sz w:val="20"/>
          <w:szCs w:val="20"/>
          <w:rPrChange w:id="1389" w:author="Pervac" w:date="2014-08-31T23:45:00Z">
            <w:rPr>
              <w:rStyle w:val="plsql-keyword"/>
              <w:rFonts w:ascii="Courier New" w:hAnsi="Courier New" w:cs="Courier New"/>
              <w:color w:val="0000FF"/>
              <w:sz w:val="20"/>
              <w:szCs w:val="20"/>
            </w:rPr>
          </w:rPrChange>
        </w:rPr>
        <w:t>AS</w:t>
      </w:r>
      <w:r w:rsidRPr="00DC56EB">
        <w:rPr>
          <w:rStyle w:val="apple-converted-space"/>
          <w:rFonts w:cs="Courier New"/>
          <w:color w:val="0000FF"/>
          <w:sz w:val="20"/>
          <w:szCs w:val="20"/>
          <w:rPrChange w:id="1390" w:author="Pervac" w:date="2014-08-31T23:45:00Z">
            <w:rPr>
              <w:rStyle w:val="apple-converted-space"/>
              <w:rFonts w:ascii="Courier New" w:hAnsi="Courier New" w:cs="Courier New"/>
              <w:color w:val="0000FF"/>
              <w:sz w:val="20"/>
              <w:szCs w:val="20"/>
            </w:rPr>
          </w:rPrChange>
        </w:rPr>
        <w:t> </w:t>
      </w:r>
      <w:r w:rsidRPr="00DC56EB">
        <w:rPr>
          <w:rFonts w:cs="Courier New"/>
          <w:color w:val="000000"/>
          <w:sz w:val="20"/>
          <w:szCs w:val="20"/>
          <w:rPrChange w:id="1391"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392" w:author="Pervac" w:date="2014-08-31T23:45:00Z">
            <w:rPr>
              <w:rStyle w:val="white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393" w:author="Pervac" w:date="2014-08-31T23:45:00Z">
            <w:rPr>
              <w:rStyle w:val="plsql-keyword"/>
              <w:rFonts w:ascii="Courier New" w:hAnsi="Courier New" w:cs="Courier New"/>
              <w:color w:val="0000FF"/>
              <w:sz w:val="20"/>
              <w:szCs w:val="20"/>
            </w:rPr>
          </w:rPrChange>
        </w:rPr>
        <w:t>select</w:t>
      </w:r>
      <w:proofErr w:type="spellEnd"/>
      <w:r w:rsidRPr="00DC56EB">
        <w:rPr>
          <w:rStyle w:val="apple-converted-space"/>
          <w:rFonts w:cs="Courier New"/>
          <w:color w:val="0000FF"/>
          <w:sz w:val="20"/>
          <w:szCs w:val="20"/>
          <w:rPrChange w:id="1394" w:author="Pervac" w:date="2014-08-31T23:45:00Z">
            <w:rPr>
              <w:rStyle w:val="apple-converted-space"/>
              <w:rFonts w:ascii="Courier New" w:hAnsi="Courier New" w:cs="Courier New"/>
              <w:color w:val="0000FF"/>
              <w:sz w:val="20"/>
              <w:szCs w:val="20"/>
            </w:rPr>
          </w:rPrChange>
        </w:rPr>
        <w:t> </w:t>
      </w:r>
      <w:r w:rsidRPr="00DC56EB">
        <w:rPr>
          <w:rStyle w:val="plsql-literal"/>
          <w:rFonts w:cs="Courier New"/>
          <w:color w:val="008000"/>
          <w:sz w:val="20"/>
          <w:szCs w:val="20"/>
          <w:rPrChange w:id="1395" w:author="Pervac" w:date="2014-08-31T23:45:00Z">
            <w:rPr>
              <w:rStyle w:val="plsql-literal"/>
              <w:rFonts w:ascii="Courier New" w:hAnsi="Courier New" w:cs="Courier New"/>
              <w:color w:val="008000"/>
              <w:sz w:val="20"/>
              <w:szCs w:val="20"/>
            </w:rPr>
          </w:rPrChange>
        </w:rPr>
        <w:t>"IDAREA"</w:t>
      </w:r>
      <w:r w:rsidRPr="00DC56EB">
        <w:rPr>
          <w:rStyle w:val="plsql-separator"/>
          <w:rFonts w:cs="Courier New"/>
          <w:color w:val="666666"/>
          <w:sz w:val="20"/>
          <w:szCs w:val="20"/>
          <w:rPrChange w:id="1396" w:author="Pervac" w:date="2014-08-31T23:45:00Z">
            <w:rPr>
              <w:rStyle w:val="plsql-separator"/>
              <w:rFonts w:ascii="Courier New" w:hAnsi="Courier New" w:cs="Courier New"/>
              <w:color w:val="666666"/>
              <w:sz w:val="20"/>
              <w:szCs w:val="20"/>
            </w:rPr>
          </w:rPrChange>
        </w:rPr>
        <w:t>,</w:t>
      </w:r>
      <w:r w:rsidRPr="00DC56EB">
        <w:rPr>
          <w:rStyle w:val="plsql-literal"/>
          <w:rFonts w:cs="Courier New"/>
          <w:color w:val="008000"/>
          <w:sz w:val="20"/>
          <w:szCs w:val="20"/>
          <w:rPrChange w:id="1397" w:author="Pervac" w:date="2014-08-31T23:45:00Z">
            <w:rPr>
              <w:rStyle w:val="plsql-literal"/>
              <w:rFonts w:ascii="Courier New" w:hAnsi="Courier New" w:cs="Courier New"/>
              <w:color w:val="008000"/>
              <w:sz w:val="20"/>
              <w:szCs w:val="20"/>
            </w:rPr>
          </w:rPrChange>
        </w:rPr>
        <w:t>"NOMBREAREA"</w:t>
      </w:r>
      <w:r w:rsidRPr="00DC56EB">
        <w:rPr>
          <w:rStyle w:val="apple-converted-space"/>
          <w:rFonts w:cs="Courier New"/>
          <w:color w:val="008000"/>
          <w:sz w:val="20"/>
          <w:szCs w:val="20"/>
          <w:rPrChange w:id="1398" w:author="Pervac" w:date="2014-08-31T23:45:00Z">
            <w:rPr>
              <w:rStyle w:val="apple-converted-space"/>
              <w:rFonts w:ascii="Courier New" w:hAnsi="Courier New" w:cs="Courier New"/>
              <w:color w:val="008000"/>
              <w:sz w:val="20"/>
              <w:szCs w:val="20"/>
            </w:rPr>
          </w:rPrChange>
        </w:rPr>
        <w:t> </w:t>
      </w:r>
      <w:proofErr w:type="spellStart"/>
      <w:r w:rsidRPr="00DC56EB">
        <w:rPr>
          <w:rStyle w:val="plsql-keyword"/>
          <w:rFonts w:cs="Courier New"/>
          <w:color w:val="0000FF"/>
          <w:sz w:val="20"/>
          <w:szCs w:val="20"/>
          <w:rPrChange w:id="1399" w:author="Pervac" w:date="2014-08-31T23:45:00Z">
            <w:rPr>
              <w:rStyle w:val="plsql-keyword"/>
              <w:rFonts w:ascii="Courier New" w:hAnsi="Courier New" w:cs="Courier New"/>
              <w:color w:val="0000FF"/>
              <w:sz w:val="20"/>
              <w:szCs w:val="20"/>
            </w:rPr>
          </w:rPrChange>
        </w:rPr>
        <w:t>from</w:t>
      </w:r>
      <w:proofErr w:type="spellEnd"/>
      <w:r w:rsidRPr="00DC56EB">
        <w:rPr>
          <w:rStyle w:val="apple-converted-space"/>
          <w:rFonts w:cs="Courier New"/>
          <w:color w:val="0000FF"/>
          <w:sz w:val="20"/>
          <w:szCs w:val="20"/>
          <w:rPrChange w:id="1400"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401" w:author="Pervac" w:date="2014-08-31T23:45:00Z">
            <w:rPr>
              <w:rStyle w:val="plsql-word"/>
              <w:rFonts w:ascii="Courier New" w:hAnsi="Courier New" w:cs="Courier New"/>
              <w:color w:val="000000"/>
              <w:sz w:val="20"/>
              <w:szCs w:val="20"/>
            </w:rPr>
          </w:rPrChange>
        </w:rPr>
        <w:t>area</w:t>
      </w:r>
      <w:proofErr w:type="spellEnd"/>
      <w:r w:rsidRPr="00DC56EB">
        <w:rPr>
          <w:rStyle w:val="plsql-separator"/>
          <w:rFonts w:cs="Courier New"/>
          <w:color w:val="666666"/>
          <w:sz w:val="20"/>
          <w:szCs w:val="20"/>
          <w:rPrChange w:id="1402" w:author="Pervac" w:date="2014-08-31T23:45:00Z">
            <w:rPr>
              <w:rStyle w:val="plsql-separator"/>
              <w:rFonts w:ascii="Courier New" w:hAnsi="Courier New" w:cs="Courier New"/>
              <w:color w:val="666666"/>
              <w:sz w:val="20"/>
              <w:szCs w:val="20"/>
            </w:rPr>
          </w:rPrChange>
        </w:rPr>
        <w:t>;</w:t>
      </w:r>
      <w:r w:rsidRPr="00DC56EB">
        <w:rPr>
          <w:rStyle w:val="plsql-word"/>
          <w:rFonts w:cs="Cambria Math"/>
          <w:color w:val="000000"/>
          <w:sz w:val="20"/>
          <w:szCs w:val="20"/>
          <w:rPrChange w:id="1403" w:author="Pervac" w:date="2014-08-31T23:45:00Z">
            <w:rPr>
              <w:rStyle w:val="plsql-word"/>
              <w:rFonts w:ascii="Cambria Math" w:hAnsi="Cambria Math" w:cs="Cambria Math"/>
              <w:color w:val="000000"/>
              <w:sz w:val="20"/>
              <w:szCs w:val="20"/>
            </w:rPr>
          </w:rPrChange>
        </w:rPr>
        <w:t>​</w:t>
      </w:r>
    </w:p>
    <w:p w:rsidR="000B3233" w:rsidRPr="00DC56EB" w:rsidRDefault="000B3233" w:rsidP="000B3233">
      <w:pPr>
        <w:rPr>
          <w:color w:val="000000" w:themeColor="text1"/>
          <w:sz w:val="24"/>
          <w:szCs w:val="24"/>
          <w:rPrChange w:id="1404" w:author="Pervac" w:date="2014-08-31T23:45:00Z">
            <w:rPr>
              <w:color w:val="000000" w:themeColor="text1"/>
              <w:sz w:val="24"/>
              <w:szCs w:val="24"/>
            </w:rPr>
          </w:rPrChange>
        </w:rPr>
      </w:pPr>
      <w:r w:rsidRPr="00DC56EB">
        <w:rPr>
          <w:color w:val="000000" w:themeColor="text1"/>
          <w:sz w:val="24"/>
          <w:szCs w:val="24"/>
        </w:rPr>
        <w:t>Lista todos los cargos o puestos de trabajo que tienen la empresa.</w:t>
      </w:r>
    </w:p>
    <w:p w:rsidR="000B3233" w:rsidRPr="00DC56EB" w:rsidRDefault="000B3233" w:rsidP="000B3233">
      <w:pPr>
        <w:rPr>
          <w:rStyle w:val="plsql-word"/>
          <w:rFonts w:cs="Cambria Math"/>
          <w:color w:val="000000"/>
          <w:sz w:val="20"/>
          <w:szCs w:val="20"/>
          <w:rPrChange w:id="1405" w:author="Pervac" w:date="2014-08-31T23:45:00Z">
            <w:rPr>
              <w:rStyle w:val="plsql-word"/>
              <w:rFonts w:ascii="Cambria Math" w:hAnsi="Cambria Math" w:cs="Cambria Math"/>
              <w:color w:val="000000"/>
              <w:sz w:val="20"/>
              <w:szCs w:val="20"/>
            </w:rPr>
          </w:rPrChange>
        </w:rPr>
      </w:pPr>
      <w:r w:rsidRPr="00DC56EB">
        <w:rPr>
          <w:rStyle w:val="plsql-keyword"/>
          <w:rFonts w:cs="Courier New"/>
          <w:color w:val="0000FF"/>
          <w:sz w:val="20"/>
          <w:szCs w:val="20"/>
          <w:rPrChange w:id="1406" w:author="Pervac" w:date="2014-08-31T23:45:00Z">
            <w:rPr>
              <w:rStyle w:val="plsql-keyword"/>
              <w:rFonts w:ascii="Courier New" w:hAnsi="Courier New" w:cs="Courier New"/>
              <w:color w:val="0000FF"/>
              <w:sz w:val="20"/>
              <w:szCs w:val="20"/>
            </w:rPr>
          </w:rPrChange>
        </w:rPr>
        <w:t>CREATE</w:t>
      </w:r>
      <w:r w:rsidRPr="00DC56EB">
        <w:rPr>
          <w:rStyle w:val="apple-converted-space"/>
          <w:rFonts w:cs="Courier New"/>
          <w:color w:val="0000FF"/>
          <w:sz w:val="20"/>
          <w:szCs w:val="20"/>
          <w:rPrChange w:id="1407"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408" w:author="Pervac" w:date="2014-08-31T23:45:00Z">
            <w:rPr>
              <w:rStyle w:val="plsql-keyword"/>
              <w:rFonts w:ascii="Courier New" w:hAnsi="Courier New" w:cs="Courier New"/>
              <w:color w:val="0000FF"/>
              <w:sz w:val="20"/>
              <w:szCs w:val="20"/>
            </w:rPr>
          </w:rPrChange>
        </w:rPr>
        <w:t>OR</w:t>
      </w:r>
      <w:r w:rsidRPr="00DC56EB">
        <w:rPr>
          <w:rStyle w:val="apple-converted-space"/>
          <w:rFonts w:cs="Courier New"/>
          <w:color w:val="0000FF"/>
          <w:sz w:val="20"/>
          <w:szCs w:val="20"/>
          <w:rPrChange w:id="1409"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410" w:author="Pervac" w:date="2014-08-31T23:45:00Z">
            <w:rPr>
              <w:rStyle w:val="plsql-keyword"/>
              <w:rFonts w:ascii="Courier New" w:hAnsi="Courier New" w:cs="Courier New"/>
              <w:color w:val="0000FF"/>
              <w:sz w:val="20"/>
              <w:szCs w:val="20"/>
            </w:rPr>
          </w:rPrChange>
        </w:rPr>
        <w:t>REPLACE</w:t>
      </w:r>
      <w:r w:rsidRPr="00DC56EB">
        <w:rPr>
          <w:rStyle w:val="apple-converted-space"/>
          <w:rFonts w:cs="Courier New"/>
          <w:color w:val="0000FF"/>
          <w:sz w:val="20"/>
          <w:szCs w:val="20"/>
          <w:rPrChange w:id="1411"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412" w:author="Pervac" w:date="2014-08-31T23:45:00Z">
            <w:rPr>
              <w:rStyle w:val="plsql-keyword"/>
              <w:rFonts w:ascii="Courier New" w:hAnsi="Courier New" w:cs="Courier New"/>
              <w:color w:val="0000FF"/>
              <w:sz w:val="20"/>
              <w:szCs w:val="20"/>
            </w:rPr>
          </w:rPrChange>
        </w:rPr>
        <w:t>FORCE</w:t>
      </w:r>
      <w:r w:rsidRPr="00DC56EB">
        <w:rPr>
          <w:rStyle w:val="apple-converted-space"/>
          <w:rFonts w:cs="Courier New"/>
          <w:color w:val="0000FF"/>
          <w:sz w:val="20"/>
          <w:szCs w:val="20"/>
          <w:rPrChange w:id="1413"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414" w:author="Pervac" w:date="2014-08-31T23:45:00Z">
            <w:rPr>
              <w:rStyle w:val="plsql-keyword"/>
              <w:rFonts w:ascii="Courier New" w:hAnsi="Courier New" w:cs="Courier New"/>
              <w:color w:val="0000FF"/>
              <w:sz w:val="20"/>
              <w:szCs w:val="20"/>
            </w:rPr>
          </w:rPrChange>
        </w:rPr>
        <w:t>VIEW  </w:t>
      </w:r>
      <w:r w:rsidRPr="00DC56EB">
        <w:rPr>
          <w:rStyle w:val="plsql-literal"/>
          <w:rFonts w:cs="Courier New"/>
          <w:color w:val="008000"/>
          <w:sz w:val="20"/>
          <w:szCs w:val="20"/>
          <w:rPrChange w:id="1415" w:author="Pervac" w:date="2014-08-31T23:45:00Z">
            <w:rPr>
              <w:rStyle w:val="plsql-literal"/>
              <w:rFonts w:ascii="Courier New" w:hAnsi="Courier New" w:cs="Courier New"/>
              <w:color w:val="008000"/>
              <w:sz w:val="20"/>
              <w:szCs w:val="20"/>
            </w:rPr>
          </w:rPrChange>
        </w:rPr>
        <w:t>"LISTAR_CARGO"</w:t>
      </w:r>
      <w:r w:rsidRPr="00DC56EB">
        <w:rPr>
          <w:rStyle w:val="apple-converted-space"/>
          <w:rFonts w:cs="Courier New"/>
          <w:color w:val="008000"/>
          <w:sz w:val="20"/>
          <w:szCs w:val="20"/>
          <w:rPrChange w:id="1416" w:author="Pervac" w:date="2014-08-31T23:45:00Z">
            <w:rPr>
              <w:rStyle w:val="apple-converted-space"/>
              <w:rFonts w:ascii="Courier New" w:hAnsi="Courier New" w:cs="Courier New"/>
              <w:color w:val="008000"/>
              <w:sz w:val="20"/>
              <w:szCs w:val="20"/>
            </w:rPr>
          </w:rPrChange>
        </w:rPr>
        <w:t> </w:t>
      </w:r>
      <w:r w:rsidRPr="00DC56EB">
        <w:rPr>
          <w:rStyle w:val="plsql-punctuation"/>
          <w:rFonts w:cs="Courier New"/>
          <w:color w:val="000000"/>
          <w:sz w:val="20"/>
          <w:szCs w:val="20"/>
          <w:rPrChange w:id="1417" w:author="Pervac" w:date="2014-08-31T23:45:00Z">
            <w:rPr>
              <w:rStyle w:val="plsql-punctuation"/>
              <w:rFonts w:ascii="Courier New" w:hAnsi="Courier New" w:cs="Courier New"/>
              <w:color w:val="000000"/>
              <w:sz w:val="20"/>
              <w:szCs w:val="20"/>
            </w:rPr>
          </w:rPrChange>
        </w:rPr>
        <w:t>(</w:t>
      </w:r>
      <w:r w:rsidRPr="00DC56EB">
        <w:rPr>
          <w:rStyle w:val="plsql-literal"/>
          <w:rFonts w:cs="Courier New"/>
          <w:color w:val="008000"/>
          <w:sz w:val="20"/>
          <w:szCs w:val="20"/>
          <w:rPrChange w:id="1418" w:author="Pervac" w:date="2014-08-31T23:45:00Z">
            <w:rPr>
              <w:rStyle w:val="plsql-literal"/>
              <w:rFonts w:ascii="Courier New" w:hAnsi="Courier New" w:cs="Courier New"/>
              <w:color w:val="008000"/>
              <w:sz w:val="20"/>
              <w:szCs w:val="20"/>
            </w:rPr>
          </w:rPrChange>
        </w:rPr>
        <w:t>"IDCARGO"</w:t>
      </w:r>
      <w:r w:rsidRPr="00DC56EB">
        <w:rPr>
          <w:rStyle w:val="plsql-separator"/>
          <w:rFonts w:cs="Courier New"/>
          <w:color w:val="666666"/>
          <w:sz w:val="20"/>
          <w:szCs w:val="20"/>
          <w:rPrChange w:id="1419" w:author="Pervac" w:date="2014-08-31T23:45:00Z">
            <w:rPr>
              <w:rStyle w:val="plsql-separator"/>
              <w:rFonts w:ascii="Courier New" w:hAnsi="Courier New" w:cs="Courier New"/>
              <w:color w:val="666666"/>
              <w:sz w:val="20"/>
              <w:szCs w:val="20"/>
            </w:rPr>
          </w:rPrChange>
        </w:rPr>
        <w:t>,</w:t>
      </w:r>
      <w:r w:rsidRPr="00DC56EB">
        <w:rPr>
          <w:rStyle w:val="apple-converted-space"/>
          <w:rFonts w:cs="Courier New"/>
          <w:color w:val="666666"/>
          <w:sz w:val="20"/>
          <w:szCs w:val="20"/>
          <w:rPrChange w:id="1420" w:author="Pervac" w:date="2014-08-31T23:45:00Z">
            <w:rPr>
              <w:rStyle w:val="apple-converted-space"/>
              <w:rFonts w:ascii="Courier New" w:hAnsi="Courier New" w:cs="Courier New"/>
              <w:color w:val="666666"/>
              <w:sz w:val="20"/>
              <w:szCs w:val="20"/>
            </w:rPr>
          </w:rPrChange>
        </w:rPr>
        <w:t> </w:t>
      </w:r>
      <w:r w:rsidRPr="00DC56EB">
        <w:rPr>
          <w:rStyle w:val="plsql-literal"/>
          <w:rFonts w:cs="Courier New"/>
          <w:color w:val="008000"/>
          <w:sz w:val="20"/>
          <w:szCs w:val="20"/>
          <w:rPrChange w:id="1421" w:author="Pervac" w:date="2014-08-31T23:45:00Z">
            <w:rPr>
              <w:rStyle w:val="plsql-literal"/>
              <w:rFonts w:ascii="Courier New" w:hAnsi="Courier New" w:cs="Courier New"/>
              <w:color w:val="008000"/>
              <w:sz w:val="20"/>
              <w:szCs w:val="20"/>
            </w:rPr>
          </w:rPrChange>
        </w:rPr>
        <w:t>"NOMBRECARGO"</w:t>
      </w:r>
      <w:r w:rsidRPr="00DC56EB">
        <w:rPr>
          <w:rStyle w:val="plsql-punctuation"/>
          <w:rFonts w:cs="Courier New"/>
          <w:color w:val="000000"/>
          <w:sz w:val="20"/>
          <w:szCs w:val="20"/>
          <w:rPrChange w:id="1422" w:author="Pervac" w:date="2014-08-31T23:45:00Z">
            <w:rPr>
              <w:rStyle w:val="plsql-punctuation"/>
              <w:rFonts w:ascii="Courier New" w:hAnsi="Courier New" w:cs="Courier New"/>
              <w:color w:val="000000"/>
              <w:sz w:val="20"/>
              <w:szCs w:val="20"/>
            </w:rPr>
          </w:rPrChange>
        </w:rPr>
        <w:t>)</w:t>
      </w:r>
      <w:r w:rsidRPr="00DC56EB">
        <w:rPr>
          <w:rStyle w:val="apple-converted-space"/>
          <w:rFonts w:cs="Courier New"/>
          <w:color w:val="000000"/>
          <w:sz w:val="20"/>
          <w:szCs w:val="20"/>
          <w:rPrChange w:id="1423" w:author="Pervac" w:date="2014-08-31T23:45:00Z">
            <w:rPr>
              <w:rStyle w:val="apple-converted-space"/>
              <w:rFonts w:ascii="Courier New" w:hAnsi="Courier New" w:cs="Courier New"/>
              <w:color w:val="000000"/>
              <w:sz w:val="20"/>
              <w:szCs w:val="20"/>
            </w:rPr>
          </w:rPrChange>
        </w:rPr>
        <w:t> </w:t>
      </w:r>
      <w:r w:rsidRPr="00DC56EB">
        <w:rPr>
          <w:rStyle w:val="plsql-keyword"/>
          <w:rFonts w:cs="Courier New"/>
          <w:color w:val="0000FF"/>
          <w:sz w:val="20"/>
          <w:szCs w:val="20"/>
          <w:rPrChange w:id="1424" w:author="Pervac" w:date="2014-08-31T23:45:00Z">
            <w:rPr>
              <w:rStyle w:val="plsql-keyword"/>
              <w:rFonts w:ascii="Courier New" w:hAnsi="Courier New" w:cs="Courier New"/>
              <w:color w:val="0000FF"/>
              <w:sz w:val="20"/>
              <w:szCs w:val="20"/>
            </w:rPr>
          </w:rPrChange>
        </w:rPr>
        <w:t>AS</w:t>
      </w:r>
      <w:r w:rsidRPr="00DC56EB">
        <w:rPr>
          <w:rStyle w:val="apple-converted-space"/>
          <w:rFonts w:cs="Courier New"/>
          <w:color w:val="0000FF"/>
          <w:sz w:val="20"/>
          <w:szCs w:val="20"/>
          <w:rPrChange w:id="1425" w:author="Pervac" w:date="2014-08-31T23:45:00Z">
            <w:rPr>
              <w:rStyle w:val="apple-converted-space"/>
              <w:rFonts w:ascii="Courier New" w:hAnsi="Courier New" w:cs="Courier New"/>
              <w:color w:val="0000FF"/>
              <w:sz w:val="20"/>
              <w:szCs w:val="20"/>
            </w:rPr>
          </w:rPrChange>
        </w:rPr>
        <w:t> </w:t>
      </w:r>
      <w:r w:rsidRPr="00DC56EB">
        <w:rPr>
          <w:rFonts w:cs="Courier New"/>
          <w:color w:val="000000"/>
          <w:sz w:val="20"/>
          <w:szCs w:val="20"/>
          <w:rPrChange w:id="1426"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427" w:author="Pervac" w:date="2014-08-31T23:45:00Z">
            <w:rPr>
              <w:rStyle w:val="white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428" w:author="Pervac" w:date="2014-08-31T23:45:00Z">
            <w:rPr>
              <w:rStyle w:val="plsql-keyword"/>
              <w:rFonts w:ascii="Courier New" w:hAnsi="Courier New" w:cs="Courier New"/>
              <w:color w:val="0000FF"/>
              <w:sz w:val="20"/>
              <w:szCs w:val="20"/>
            </w:rPr>
          </w:rPrChange>
        </w:rPr>
        <w:t>select</w:t>
      </w:r>
      <w:proofErr w:type="spellEnd"/>
      <w:r w:rsidRPr="00DC56EB">
        <w:rPr>
          <w:rStyle w:val="apple-converted-space"/>
          <w:rFonts w:cs="Courier New"/>
          <w:color w:val="0000FF"/>
          <w:sz w:val="20"/>
          <w:szCs w:val="20"/>
          <w:rPrChange w:id="1429" w:author="Pervac" w:date="2014-08-31T23:45:00Z">
            <w:rPr>
              <w:rStyle w:val="apple-converted-space"/>
              <w:rFonts w:ascii="Courier New" w:hAnsi="Courier New" w:cs="Courier New"/>
              <w:color w:val="0000FF"/>
              <w:sz w:val="20"/>
              <w:szCs w:val="20"/>
            </w:rPr>
          </w:rPrChange>
        </w:rPr>
        <w:t> </w:t>
      </w:r>
      <w:r w:rsidRPr="00DC56EB">
        <w:rPr>
          <w:rStyle w:val="plsql-literal"/>
          <w:rFonts w:cs="Courier New"/>
          <w:color w:val="008000"/>
          <w:sz w:val="20"/>
          <w:szCs w:val="20"/>
          <w:rPrChange w:id="1430" w:author="Pervac" w:date="2014-08-31T23:45:00Z">
            <w:rPr>
              <w:rStyle w:val="plsql-literal"/>
              <w:rFonts w:ascii="Courier New" w:hAnsi="Courier New" w:cs="Courier New"/>
              <w:color w:val="008000"/>
              <w:sz w:val="20"/>
              <w:szCs w:val="20"/>
            </w:rPr>
          </w:rPrChange>
        </w:rPr>
        <w:t>"IDCARGO"</w:t>
      </w:r>
      <w:r w:rsidRPr="00DC56EB">
        <w:rPr>
          <w:rStyle w:val="plsql-separator"/>
          <w:rFonts w:cs="Courier New"/>
          <w:color w:val="666666"/>
          <w:sz w:val="20"/>
          <w:szCs w:val="20"/>
          <w:rPrChange w:id="1431" w:author="Pervac" w:date="2014-08-31T23:45:00Z">
            <w:rPr>
              <w:rStyle w:val="plsql-separator"/>
              <w:rFonts w:ascii="Courier New" w:hAnsi="Courier New" w:cs="Courier New"/>
              <w:color w:val="666666"/>
              <w:sz w:val="20"/>
              <w:szCs w:val="20"/>
            </w:rPr>
          </w:rPrChange>
        </w:rPr>
        <w:t>,</w:t>
      </w:r>
      <w:r w:rsidRPr="00DC56EB">
        <w:rPr>
          <w:rStyle w:val="plsql-literal"/>
          <w:rFonts w:cs="Courier New"/>
          <w:color w:val="008000"/>
          <w:sz w:val="20"/>
          <w:szCs w:val="20"/>
          <w:rPrChange w:id="1432" w:author="Pervac" w:date="2014-08-31T23:45:00Z">
            <w:rPr>
              <w:rStyle w:val="plsql-literal"/>
              <w:rFonts w:ascii="Courier New" w:hAnsi="Courier New" w:cs="Courier New"/>
              <w:color w:val="008000"/>
              <w:sz w:val="20"/>
              <w:szCs w:val="20"/>
            </w:rPr>
          </w:rPrChange>
        </w:rPr>
        <w:t>"NOMBRECARGO"</w:t>
      </w:r>
      <w:r w:rsidRPr="00DC56EB">
        <w:rPr>
          <w:rStyle w:val="apple-converted-space"/>
          <w:rFonts w:cs="Courier New"/>
          <w:color w:val="008000"/>
          <w:sz w:val="20"/>
          <w:szCs w:val="20"/>
          <w:rPrChange w:id="1433" w:author="Pervac" w:date="2014-08-31T23:45:00Z">
            <w:rPr>
              <w:rStyle w:val="apple-converted-space"/>
              <w:rFonts w:ascii="Courier New" w:hAnsi="Courier New" w:cs="Courier New"/>
              <w:color w:val="008000"/>
              <w:sz w:val="20"/>
              <w:szCs w:val="20"/>
            </w:rPr>
          </w:rPrChange>
        </w:rPr>
        <w:t> </w:t>
      </w:r>
      <w:proofErr w:type="spellStart"/>
      <w:r w:rsidRPr="00DC56EB">
        <w:rPr>
          <w:rStyle w:val="plsql-keyword"/>
          <w:rFonts w:cs="Courier New"/>
          <w:color w:val="0000FF"/>
          <w:sz w:val="20"/>
          <w:szCs w:val="20"/>
          <w:rPrChange w:id="1434" w:author="Pervac" w:date="2014-08-31T23:45:00Z">
            <w:rPr>
              <w:rStyle w:val="plsql-keyword"/>
              <w:rFonts w:ascii="Courier New" w:hAnsi="Courier New" w:cs="Courier New"/>
              <w:color w:val="0000FF"/>
              <w:sz w:val="20"/>
              <w:szCs w:val="20"/>
            </w:rPr>
          </w:rPrChange>
        </w:rPr>
        <w:t>from</w:t>
      </w:r>
      <w:proofErr w:type="spellEnd"/>
      <w:r w:rsidRPr="00DC56EB">
        <w:rPr>
          <w:rStyle w:val="apple-converted-space"/>
          <w:rFonts w:cs="Courier New"/>
          <w:color w:val="0000FF"/>
          <w:sz w:val="20"/>
          <w:szCs w:val="20"/>
          <w:rPrChange w:id="1435"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1436" w:author="Pervac" w:date="2014-08-31T23:45:00Z">
            <w:rPr>
              <w:rStyle w:val="plsql-word"/>
              <w:rFonts w:ascii="Courier New" w:hAnsi="Courier New" w:cs="Courier New"/>
              <w:color w:val="000000"/>
              <w:sz w:val="20"/>
              <w:szCs w:val="20"/>
            </w:rPr>
          </w:rPrChange>
        </w:rPr>
        <w:t>cargo</w:t>
      </w:r>
      <w:r w:rsidRPr="00DC56EB">
        <w:rPr>
          <w:rStyle w:val="plsql-separator"/>
          <w:rFonts w:cs="Courier New"/>
          <w:color w:val="666666"/>
          <w:sz w:val="20"/>
          <w:szCs w:val="20"/>
          <w:rPrChange w:id="1437" w:author="Pervac" w:date="2014-08-31T23:45:00Z">
            <w:rPr>
              <w:rStyle w:val="plsql-separator"/>
              <w:rFonts w:ascii="Courier New" w:hAnsi="Courier New" w:cs="Courier New"/>
              <w:color w:val="666666"/>
              <w:sz w:val="20"/>
              <w:szCs w:val="20"/>
            </w:rPr>
          </w:rPrChange>
        </w:rPr>
        <w:t>;</w:t>
      </w:r>
      <w:r w:rsidRPr="00DC56EB">
        <w:rPr>
          <w:rStyle w:val="plsql-word"/>
          <w:rFonts w:cs="Cambria Math"/>
          <w:color w:val="000000"/>
          <w:sz w:val="20"/>
          <w:szCs w:val="20"/>
          <w:rPrChange w:id="1438" w:author="Pervac" w:date="2014-08-31T23:45:00Z">
            <w:rPr>
              <w:rStyle w:val="plsql-word"/>
              <w:rFonts w:ascii="Cambria Math" w:hAnsi="Cambria Math" w:cs="Cambria Math"/>
              <w:color w:val="000000"/>
              <w:sz w:val="20"/>
              <w:szCs w:val="20"/>
            </w:rPr>
          </w:rPrChange>
        </w:rPr>
        <w:t>​</w:t>
      </w:r>
    </w:p>
    <w:p w:rsidR="000B3233" w:rsidRPr="00DC56EB" w:rsidRDefault="000B3233" w:rsidP="000B3233">
      <w:pPr>
        <w:rPr>
          <w:rStyle w:val="plsql-word"/>
          <w:rFonts w:cs="Cambria Math"/>
          <w:color w:val="000000"/>
          <w:sz w:val="20"/>
          <w:szCs w:val="20"/>
          <w:rPrChange w:id="1439" w:author="Pervac" w:date="2014-08-31T23:45:00Z">
            <w:rPr>
              <w:rStyle w:val="plsql-word"/>
              <w:rFonts w:ascii="Cambria Math" w:hAnsi="Cambria Math" w:cs="Cambria Math"/>
              <w:color w:val="000000"/>
              <w:sz w:val="20"/>
              <w:szCs w:val="20"/>
            </w:rPr>
          </w:rPrChange>
        </w:rPr>
      </w:pPr>
    </w:p>
    <w:p w:rsidR="000B3233" w:rsidRPr="00DC56EB" w:rsidRDefault="000B3233" w:rsidP="000B3233">
      <w:pPr>
        <w:rPr>
          <w:rStyle w:val="plsql-word"/>
          <w:rFonts w:cs="Cambria Math"/>
          <w:color w:val="000000"/>
          <w:sz w:val="20"/>
          <w:szCs w:val="20"/>
          <w:rPrChange w:id="1440" w:author="Pervac" w:date="2014-08-31T23:45:00Z">
            <w:rPr>
              <w:rStyle w:val="plsql-word"/>
              <w:rFonts w:ascii="Cambria Math" w:hAnsi="Cambria Math" w:cs="Cambria Math"/>
              <w:color w:val="000000"/>
              <w:sz w:val="20"/>
              <w:szCs w:val="20"/>
            </w:rPr>
          </w:rPrChange>
        </w:rPr>
      </w:pPr>
      <w:r w:rsidRPr="00DC56EB">
        <w:rPr>
          <w:rStyle w:val="plsql-word"/>
          <w:rFonts w:cs="Cambria Math"/>
          <w:color w:val="000000"/>
          <w:sz w:val="20"/>
          <w:szCs w:val="20"/>
          <w:rPrChange w:id="1441" w:author="Pervac" w:date="2014-08-31T23:45:00Z">
            <w:rPr>
              <w:rStyle w:val="plsql-word"/>
              <w:rFonts w:ascii="Cambria Math" w:hAnsi="Cambria Math" w:cs="Cambria Math"/>
              <w:color w:val="000000"/>
              <w:sz w:val="20"/>
              <w:szCs w:val="20"/>
            </w:rPr>
          </w:rPrChange>
        </w:rPr>
        <w:t>/////DEVUELVE UNA CANTIDAD X DE REGISTROS/////</w:t>
      </w:r>
    </w:p>
    <w:p w:rsidR="000B3233" w:rsidRPr="00DC56EB" w:rsidRDefault="000B3233" w:rsidP="000B3233">
      <w:pPr>
        <w:rPr>
          <w:rStyle w:val="plsql-word"/>
          <w:rFonts w:cs="Cambria Math"/>
          <w:color w:val="000000"/>
          <w:sz w:val="20"/>
          <w:szCs w:val="20"/>
          <w:rPrChange w:id="1442" w:author="Pervac" w:date="2014-08-31T23:45:00Z">
            <w:rPr>
              <w:rStyle w:val="plsql-word"/>
              <w:rFonts w:ascii="Cambria Math" w:hAnsi="Cambria Math" w:cs="Cambria Math"/>
              <w:color w:val="000000"/>
              <w:sz w:val="20"/>
              <w:szCs w:val="20"/>
            </w:rPr>
          </w:rPrChange>
        </w:rPr>
      </w:pPr>
      <w:proofErr w:type="spellStart"/>
      <w:proofErr w:type="gramStart"/>
      <w:r w:rsidRPr="00DC56EB">
        <w:rPr>
          <w:rStyle w:val="plsql-word"/>
          <w:rFonts w:cs="Cambria Math"/>
          <w:color w:val="000000"/>
          <w:sz w:val="20"/>
          <w:szCs w:val="20"/>
          <w:rPrChange w:id="1443" w:author="Pervac" w:date="2014-08-31T23:45:00Z">
            <w:rPr>
              <w:rStyle w:val="plsql-word"/>
              <w:rFonts w:ascii="Cambria Math" w:hAnsi="Cambria Math" w:cs="Cambria Math"/>
              <w:color w:val="000000"/>
              <w:sz w:val="20"/>
              <w:szCs w:val="20"/>
            </w:rPr>
          </w:rPrChange>
        </w:rPr>
        <w:t>select</w:t>
      </w:r>
      <w:proofErr w:type="spellEnd"/>
      <w:proofErr w:type="gramEnd"/>
      <w:r w:rsidRPr="00DC56EB">
        <w:rPr>
          <w:rStyle w:val="plsql-word"/>
          <w:rFonts w:cs="Cambria Math"/>
          <w:color w:val="000000"/>
          <w:sz w:val="20"/>
          <w:szCs w:val="20"/>
          <w:rPrChange w:id="1444" w:author="Pervac" w:date="2014-08-31T23:45:00Z">
            <w:rPr>
              <w:rStyle w:val="plsql-word"/>
              <w:rFonts w:ascii="Cambria Math" w:hAnsi="Cambria Math" w:cs="Cambria Math"/>
              <w:color w:val="000000"/>
              <w:sz w:val="20"/>
              <w:szCs w:val="20"/>
            </w:rPr>
          </w:rPrChange>
        </w:rPr>
        <w:t xml:space="preserve"> * </w:t>
      </w:r>
      <w:proofErr w:type="spellStart"/>
      <w:r w:rsidRPr="00DC56EB">
        <w:rPr>
          <w:rStyle w:val="plsql-word"/>
          <w:rFonts w:cs="Cambria Math"/>
          <w:color w:val="000000"/>
          <w:sz w:val="20"/>
          <w:szCs w:val="20"/>
          <w:rPrChange w:id="1445" w:author="Pervac" w:date="2014-08-31T23:45:00Z">
            <w:rPr>
              <w:rStyle w:val="plsql-word"/>
              <w:rFonts w:ascii="Cambria Math" w:hAnsi="Cambria Math" w:cs="Cambria Math"/>
              <w:color w:val="000000"/>
              <w:sz w:val="20"/>
              <w:szCs w:val="20"/>
            </w:rPr>
          </w:rPrChange>
        </w:rPr>
        <w:t>from</w:t>
      </w:r>
      <w:proofErr w:type="spellEnd"/>
      <w:r w:rsidRPr="00DC56EB">
        <w:rPr>
          <w:rStyle w:val="plsql-word"/>
          <w:rFonts w:cs="Cambria Math"/>
          <w:color w:val="000000"/>
          <w:sz w:val="20"/>
          <w:szCs w:val="20"/>
          <w:rPrChange w:id="1446" w:author="Pervac" w:date="2014-08-31T23:45:00Z">
            <w:rPr>
              <w:rStyle w:val="plsql-word"/>
              <w:rFonts w:ascii="Cambria Math" w:hAnsi="Cambria Math" w:cs="Cambria Math"/>
              <w:color w:val="000000"/>
              <w:sz w:val="20"/>
              <w:szCs w:val="20"/>
            </w:rPr>
          </w:rPrChange>
        </w:rPr>
        <w:t xml:space="preserve"> </w:t>
      </w:r>
      <w:proofErr w:type="spellStart"/>
      <w:r w:rsidRPr="00DC56EB">
        <w:rPr>
          <w:rStyle w:val="plsql-word"/>
          <w:rFonts w:cs="Cambria Math"/>
          <w:color w:val="000000"/>
          <w:sz w:val="20"/>
          <w:szCs w:val="20"/>
          <w:rPrChange w:id="1447" w:author="Pervac" w:date="2014-08-31T23:45:00Z">
            <w:rPr>
              <w:rStyle w:val="plsql-word"/>
              <w:rFonts w:ascii="Cambria Math" w:hAnsi="Cambria Math" w:cs="Cambria Math"/>
              <w:color w:val="000000"/>
              <w:sz w:val="20"/>
              <w:szCs w:val="20"/>
            </w:rPr>
          </w:rPrChange>
        </w:rPr>
        <w:t>registroes</w:t>
      </w:r>
      <w:proofErr w:type="spellEnd"/>
      <w:r w:rsidR="009258F5" w:rsidRPr="00DC56EB">
        <w:rPr>
          <w:rStyle w:val="plsql-word"/>
          <w:rFonts w:cs="Cambria Math"/>
          <w:color w:val="000000"/>
          <w:sz w:val="20"/>
          <w:szCs w:val="20"/>
          <w:rPrChange w:id="1448" w:author="Pervac" w:date="2014-08-31T23:45:00Z">
            <w:rPr>
              <w:rStyle w:val="plsql-word"/>
              <w:rFonts w:ascii="Cambria Math" w:hAnsi="Cambria Math" w:cs="Cambria Math"/>
              <w:color w:val="000000"/>
              <w:sz w:val="20"/>
              <w:szCs w:val="20"/>
            </w:rPr>
          </w:rPrChange>
        </w:rPr>
        <w:t xml:space="preserve"> </w:t>
      </w:r>
      <w:proofErr w:type="spellStart"/>
      <w:r w:rsidRPr="00DC56EB">
        <w:rPr>
          <w:rStyle w:val="plsql-word"/>
          <w:rFonts w:cs="Cambria Math"/>
          <w:color w:val="000000"/>
          <w:sz w:val="20"/>
          <w:szCs w:val="20"/>
          <w:rPrChange w:id="1449" w:author="Pervac" w:date="2014-08-31T23:45:00Z">
            <w:rPr>
              <w:rStyle w:val="plsql-word"/>
              <w:rFonts w:ascii="Cambria Math" w:hAnsi="Cambria Math" w:cs="Cambria Math"/>
              <w:color w:val="000000"/>
              <w:sz w:val="20"/>
              <w:szCs w:val="20"/>
            </w:rPr>
          </w:rPrChange>
        </w:rPr>
        <w:t>where</w:t>
      </w:r>
      <w:proofErr w:type="spellEnd"/>
      <w:r w:rsidRPr="00DC56EB">
        <w:rPr>
          <w:rStyle w:val="plsql-word"/>
          <w:rFonts w:cs="Cambria Math"/>
          <w:color w:val="000000"/>
          <w:sz w:val="20"/>
          <w:szCs w:val="20"/>
          <w:rPrChange w:id="1450" w:author="Pervac" w:date="2014-08-31T23:45:00Z">
            <w:rPr>
              <w:rStyle w:val="plsql-word"/>
              <w:rFonts w:ascii="Cambria Math" w:hAnsi="Cambria Math" w:cs="Cambria Math"/>
              <w:color w:val="000000"/>
              <w:sz w:val="20"/>
              <w:szCs w:val="20"/>
            </w:rPr>
          </w:rPrChange>
        </w:rPr>
        <w:t xml:space="preserve"> ROWNUM &lt;= 2 and </w:t>
      </w:r>
      <w:proofErr w:type="spellStart"/>
      <w:r w:rsidRPr="00DC56EB">
        <w:rPr>
          <w:rStyle w:val="plsql-word"/>
          <w:rFonts w:cs="Cambria Math"/>
          <w:color w:val="000000"/>
          <w:sz w:val="20"/>
          <w:szCs w:val="20"/>
          <w:rPrChange w:id="1451" w:author="Pervac" w:date="2014-08-31T23:45:00Z">
            <w:rPr>
              <w:rStyle w:val="plsql-word"/>
              <w:rFonts w:ascii="Cambria Math" w:hAnsi="Cambria Math" w:cs="Cambria Math"/>
              <w:color w:val="000000"/>
              <w:sz w:val="20"/>
              <w:szCs w:val="20"/>
            </w:rPr>
          </w:rPrChange>
        </w:rPr>
        <w:t>dni</w:t>
      </w:r>
      <w:proofErr w:type="spellEnd"/>
      <w:r w:rsidRPr="00DC56EB">
        <w:rPr>
          <w:rStyle w:val="plsql-word"/>
          <w:rFonts w:cs="Cambria Math"/>
          <w:color w:val="000000"/>
          <w:sz w:val="20"/>
          <w:szCs w:val="20"/>
          <w:rPrChange w:id="1452" w:author="Pervac" w:date="2014-08-31T23:45:00Z">
            <w:rPr>
              <w:rStyle w:val="plsql-word"/>
              <w:rFonts w:ascii="Cambria Math" w:hAnsi="Cambria Math" w:cs="Cambria Math"/>
              <w:color w:val="000000"/>
              <w:sz w:val="20"/>
              <w:szCs w:val="20"/>
            </w:rPr>
          </w:rPrChange>
        </w:rPr>
        <w:t>='41715787'</w:t>
      </w:r>
      <w:r w:rsidR="009258F5" w:rsidRPr="00DC56EB">
        <w:rPr>
          <w:rStyle w:val="plsql-word"/>
          <w:rFonts w:cs="Cambria Math"/>
          <w:color w:val="000000"/>
          <w:sz w:val="20"/>
          <w:szCs w:val="20"/>
          <w:rPrChange w:id="1453" w:author="Pervac" w:date="2014-08-31T23:45:00Z">
            <w:rPr>
              <w:rStyle w:val="plsql-word"/>
              <w:rFonts w:ascii="Cambria Math" w:hAnsi="Cambria Math" w:cs="Cambria Math"/>
              <w:color w:val="000000"/>
              <w:sz w:val="20"/>
              <w:szCs w:val="20"/>
            </w:rPr>
          </w:rPrChange>
        </w:rPr>
        <w:t xml:space="preserve"> </w:t>
      </w:r>
      <w:proofErr w:type="spellStart"/>
      <w:r w:rsidRPr="00DC56EB">
        <w:rPr>
          <w:rStyle w:val="plsql-word"/>
          <w:rFonts w:cs="Cambria Math"/>
          <w:color w:val="000000"/>
          <w:sz w:val="20"/>
          <w:szCs w:val="20"/>
          <w:rPrChange w:id="1454" w:author="Pervac" w:date="2014-08-31T23:45:00Z">
            <w:rPr>
              <w:rStyle w:val="plsql-word"/>
              <w:rFonts w:ascii="Cambria Math" w:hAnsi="Cambria Math" w:cs="Cambria Math"/>
              <w:color w:val="000000"/>
              <w:sz w:val="20"/>
              <w:szCs w:val="20"/>
            </w:rPr>
          </w:rPrChange>
        </w:rPr>
        <w:t>order</w:t>
      </w:r>
      <w:proofErr w:type="spellEnd"/>
      <w:r w:rsidRPr="00DC56EB">
        <w:rPr>
          <w:rStyle w:val="plsql-word"/>
          <w:rFonts w:cs="Cambria Math"/>
          <w:color w:val="000000"/>
          <w:sz w:val="20"/>
          <w:szCs w:val="20"/>
          <w:rPrChange w:id="1455" w:author="Pervac" w:date="2014-08-31T23:45:00Z">
            <w:rPr>
              <w:rStyle w:val="plsql-word"/>
              <w:rFonts w:ascii="Cambria Math" w:hAnsi="Cambria Math" w:cs="Cambria Math"/>
              <w:color w:val="000000"/>
              <w:sz w:val="20"/>
              <w:szCs w:val="20"/>
            </w:rPr>
          </w:rPrChange>
        </w:rPr>
        <w:t xml:space="preserve"> </w:t>
      </w:r>
      <w:proofErr w:type="spellStart"/>
      <w:r w:rsidRPr="00DC56EB">
        <w:rPr>
          <w:rStyle w:val="plsql-word"/>
          <w:rFonts w:cs="Cambria Math"/>
          <w:color w:val="000000"/>
          <w:sz w:val="20"/>
          <w:szCs w:val="20"/>
          <w:rPrChange w:id="1456" w:author="Pervac" w:date="2014-08-31T23:45:00Z">
            <w:rPr>
              <w:rStyle w:val="plsql-word"/>
              <w:rFonts w:ascii="Cambria Math" w:hAnsi="Cambria Math" w:cs="Cambria Math"/>
              <w:color w:val="000000"/>
              <w:sz w:val="20"/>
              <w:szCs w:val="20"/>
            </w:rPr>
          </w:rPrChange>
        </w:rPr>
        <w:t>by</w:t>
      </w:r>
      <w:proofErr w:type="spellEnd"/>
      <w:r w:rsidRPr="00DC56EB">
        <w:rPr>
          <w:rStyle w:val="plsql-word"/>
          <w:rFonts w:cs="Cambria Math"/>
          <w:color w:val="000000"/>
          <w:sz w:val="20"/>
          <w:szCs w:val="20"/>
          <w:rPrChange w:id="1457" w:author="Pervac" w:date="2014-08-31T23:45:00Z">
            <w:rPr>
              <w:rStyle w:val="plsql-word"/>
              <w:rFonts w:ascii="Cambria Math" w:hAnsi="Cambria Math" w:cs="Cambria Math"/>
              <w:color w:val="000000"/>
              <w:sz w:val="20"/>
              <w:szCs w:val="20"/>
            </w:rPr>
          </w:rPrChange>
        </w:rPr>
        <w:t xml:space="preserve"> </w:t>
      </w:r>
      <w:proofErr w:type="spellStart"/>
      <w:r w:rsidRPr="00DC56EB">
        <w:rPr>
          <w:rStyle w:val="plsql-word"/>
          <w:rFonts w:cs="Cambria Math"/>
          <w:color w:val="000000"/>
          <w:sz w:val="20"/>
          <w:szCs w:val="20"/>
          <w:rPrChange w:id="1458" w:author="Pervac" w:date="2014-08-31T23:45:00Z">
            <w:rPr>
              <w:rStyle w:val="plsql-word"/>
              <w:rFonts w:ascii="Cambria Math" w:hAnsi="Cambria Math" w:cs="Cambria Math"/>
              <w:color w:val="000000"/>
              <w:sz w:val="20"/>
              <w:szCs w:val="20"/>
            </w:rPr>
          </w:rPrChange>
        </w:rPr>
        <w:t>idregistro</w:t>
      </w:r>
      <w:proofErr w:type="spellEnd"/>
      <w:r w:rsidRPr="00DC56EB">
        <w:rPr>
          <w:rStyle w:val="plsql-word"/>
          <w:rFonts w:cs="Cambria Math"/>
          <w:color w:val="000000"/>
          <w:sz w:val="20"/>
          <w:szCs w:val="20"/>
          <w:rPrChange w:id="1459" w:author="Pervac" w:date="2014-08-31T23:45:00Z">
            <w:rPr>
              <w:rStyle w:val="plsql-word"/>
              <w:rFonts w:ascii="Cambria Math" w:hAnsi="Cambria Math" w:cs="Cambria Math"/>
              <w:color w:val="000000"/>
              <w:sz w:val="20"/>
              <w:szCs w:val="20"/>
            </w:rPr>
          </w:rPrChange>
        </w:rPr>
        <w:t xml:space="preserve"> </w:t>
      </w:r>
      <w:proofErr w:type="spellStart"/>
      <w:r w:rsidRPr="00DC56EB">
        <w:rPr>
          <w:rStyle w:val="plsql-word"/>
          <w:rFonts w:cs="Cambria Math"/>
          <w:color w:val="000000"/>
          <w:sz w:val="20"/>
          <w:szCs w:val="20"/>
          <w:rPrChange w:id="1460" w:author="Pervac" w:date="2014-08-31T23:45:00Z">
            <w:rPr>
              <w:rStyle w:val="plsql-word"/>
              <w:rFonts w:ascii="Cambria Math" w:hAnsi="Cambria Math" w:cs="Cambria Math"/>
              <w:color w:val="000000"/>
              <w:sz w:val="20"/>
              <w:szCs w:val="20"/>
            </w:rPr>
          </w:rPrChange>
        </w:rPr>
        <w:t>desc</w:t>
      </w:r>
      <w:proofErr w:type="spellEnd"/>
      <w:r w:rsidRPr="00DC56EB">
        <w:rPr>
          <w:rStyle w:val="plsql-word"/>
          <w:rFonts w:cs="Cambria Math"/>
          <w:color w:val="000000"/>
          <w:sz w:val="20"/>
          <w:szCs w:val="20"/>
          <w:rPrChange w:id="1461" w:author="Pervac" w:date="2014-08-31T23:45:00Z">
            <w:rPr>
              <w:rStyle w:val="plsql-word"/>
              <w:rFonts w:ascii="Cambria Math" w:hAnsi="Cambria Math" w:cs="Cambria Math"/>
              <w:color w:val="000000"/>
              <w:sz w:val="20"/>
              <w:szCs w:val="20"/>
            </w:rPr>
          </w:rPrChange>
        </w:rPr>
        <w:t>;</w:t>
      </w:r>
    </w:p>
    <w:p w:rsidR="000B3233" w:rsidRPr="00DC56EB" w:rsidRDefault="000B3233" w:rsidP="000B3233">
      <w:pPr>
        <w:rPr>
          <w:rStyle w:val="plsql-word"/>
          <w:rFonts w:cs="Cambria Math"/>
          <w:color w:val="000000"/>
          <w:sz w:val="20"/>
          <w:szCs w:val="20"/>
          <w:rPrChange w:id="1462" w:author="Pervac" w:date="2014-08-31T23:45:00Z">
            <w:rPr>
              <w:rStyle w:val="plsql-word"/>
              <w:rFonts w:ascii="Cambria Math" w:hAnsi="Cambria Math" w:cs="Cambria Math"/>
              <w:color w:val="000000"/>
              <w:sz w:val="20"/>
              <w:szCs w:val="20"/>
            </w:rPr>
          </w:rPrChange>
        </w:rPr>
      </w:pPr>
      <w:r w:rsidRPr="00DC56EB">
        <w:rPr>
          <w:rStyle w:val="plsql-word"/>
          <w:rFonts w:cs="Cambria Math"/>
          <w:color w:val="000000"/>
          <w:sz w:val="20"/>
          <w:szCs w:val="20"/>
          <w:rPrChange w:id="1463" w:author="Pervac" w:date="2014-08-31T23:45:00Z">
            <w:rPr>
              <w:rStyle w:val="plsql-word"/>
              <w:rFonts w:ascii="Cambria Math" w:hAnsi="Cambria Math" w:cs="Cambria Math"/>
              <w:color w:val="000000"/>
              <w:sz w:val="20"/>
              <w:szCs w:val="20"/>
            </w:rPr>
          </w:rPrChange>
        </w:rPr>
        <w:t>////DEVUELVE SI EL SERVIDOR SE ENCUENTRA DENTRO DEL RANGO DEFECHA DE ACCESO/////</w:t>
      </w:r>
    </w:p>
    <w:p w:rsidR="000B3233" w:rsidRPr="00DC56EB" w:rsidRDefault="000B3233" w:rsidP="000B3233">
      <w:pPr>
        <w:rPr>
          <w:rStyle w:val="plsql-word"/>
          <w:rFonts w:cs="Cambria Math"/>
          <w:color w:val="000000"/>
          <w:sz w:val="20"/>
          <w:szCs w:val="20"/>
          <w:rPrChange w:id="1464" w:author="Pervac" w:date="2014-08-31T23:45:00Z">
            <w:rPr>
              <w:rStyle w:val="plsql-word"/>
              <w:rFonts w:ascii="Cambria Math" w:hAnsi="Cambria Math" w:cs="Cambria Math"/>
              <w:color w:val="000000"/>
              <w:sz w:val="20"/>
              <w:szCs w:val="20"/>
            </w:rPr>
          </w:rPrChange>
        </w:rPr>
      </w:pPr>
      <w:r w:rsidRPr="00DC56EB">
        <w:rPr>
          <w:rStyle w:val="plsql-word"/>
          <w:rFonts w:cs="Cambria Math"/>
          <w:color w:val="000000"/>
          <w:sz w:val="20"/>
          <w:szCs w:val="20"/>
          <w:rPrChange w:id="1465" w:author="Pervac" w:date="2014-08-31T23:45:00Z">
            <w:rPr>
              <w:rStyle w:val="plsql-word"/>
              <w:rFonts w:ascii="Cambria Math" w:hAnsi="Cambria Math" w:cs="Cambria Math"/>
              <w:color w:val="000000"/>
              <w:sz w:val="20"/>
              <w:szCs w:val="20"/>
            </w:rPr>
          </w:rPrChange>
        </w:rPr>
        <w:t>SELECT * FROM ACCESO WHERE DNI='11111111' AND (TO_</w:t>
      </w:r>
      <w:proofErr w:type="gramStart"/>
      <w:r w:rsidRPr="00DC56EB">
        <w:rPr>
          <w:rStyle w:val="plsql-word"/>
          <w:rFonts w:cs="Cambria Math"/>
          <w:color w:val="000000"/>
          <w:sz w:val="20"/>
          <w:szCs w:val="20"/>
          <w:rPrChange w:id="1466" w:author="Pervac" w:date="2014-08-31T23:45:00Z">
            <w:rPr>
              <w:rStyle w:val="plsql-word"/>
              <w:rFonts w:ascii="Cambria Math" w:hAnsi="Cambria Math" w:cs="Cambria Math"/>
              <w:color w:val="000000"/>
              <w:sz w:val="20"/>
              <w:szCs w:val="20"/>
            </w:rPr>
          </w:rPrChange>
        </w:rPr>
        <w:t>DATE(</w:t>
      </w:r>
      <w:proofErr w:type="gramEnd"/>
      <w:r w:rsidRPr="00DC56EB">
        <w:rPr>
          <w:rStyle w:val="plsql-word"/>
          <w:rFonts w:cs="Cambria Math"/>
          <w:color w:val="000000"/>
          <w:sz w:val="20"/>
          <w:szCs w:val="20"/>
          <w:rPrChange w:id="1467" w:author="Pervac" w:date="2014-08-31T23:45:00Z">
            <w:rPr>
              <w:rStyle w:val="plsql-word"/>
              <w:rFonts w:ascii="Cambria Math" w:hAnsi="Cambria Math" w:cs="Cambria Math"/>
              <w:color w:val="000000"/>
              <w:sz w:val="20"/>
              <w:szCs w:val="20"/>
            </w:rPr>
          </w:rPrChange>
        </w:rPr>
        <w:t>SYSDATE) BETWEEN TO_DATE(FECHADESDE) AND TO_DATE(FECHAHASTA));</w:t>
      </w:r>
    </w:p>
    <w:p w:rsidR="000B3233" w:rsidRPr="00DC56EB" w:rsidRDefault="000B3233" w:rsidP="000B3233">
      <w:pPr>
        <w:rPr>
          <w:rStyle w:val="plsql-word"/>
          <w:rFonts w:cs="Cambria Math"/>
          <w:color w:val="000000"/>
          <w:sz w:val="20"/>
          <w:szCs w:val="20"/>
          <w:rPrChange w:id="1468" w:author="Pervac" w:date="2014-08-31T23:45:00Z">
            <w:rPr>
              <w:rStyle w:val="plsql-word"/>
              <w:rFonts w:ascii="Cambria Math" w:hAnsi="Cambria Math" w:cs="Cambria Math"/>
              <w:color w:val="000000"/>
              <w:sz w:val="20"/>
              <w:szCs w:val="20"/>
            </w:rPr>
          </w:rPrChange>
        </w:rPr>
      </w:pPr>
      <w:r w:rsidRPr="00DC56EB">
        <w:rPr>
          <w:rStyle w:val="plsql-word"/>
          <w:rFonts w:cs="Cambria Math"/>
          <w:color w:val="000000"/>
          <w:sz w:val="20"/>
          <w:szCs w:val="20"/>
          <w:rPrChange w:id="1469" w:author="Pervac" w:date="2014-08-31T23:45:00Z">
            <w:rPr>
              <w:rStyle w:val="plsql-word"/>
              <w:rFonts w:ascii="Cambria Math" w:hAnsi="Cambria Math" w:cs="Cambria Math"/>
              <w:color w:val="000000"/>
              <w:sz w:val="20"/>
              <w:szCs w:val="20"/>
            </w:rPr>
          </w:rPrChange>
        </w:rPr>
        <w:t>//</w:t>
      </w:r>
    </w:p>
    <w:p w:rsidR="000B3233" w:rsidRPr="00DC56EB" w:rsidRDefault="000B3233" w:rsidP="000B3233">
      <w:pPr>
        <w:pStyle w:val="Ttulo2"/>
        <w:rPr>
          <w:szCs w:val="24"/>
          <w:rPrChange w:id="1470" w:author="Pervac" w:date="2014-08-31T23:45:00Z">
            <w:rPr>
              <w:szCs w:val="24"/>
            </w:rPr>
          </w:rPrChange>
        </w:rPr>
      </w:pPr>
      <w:bookmarkStart w:id="1471" w:name="_Toc396406896"/>
      <w:r w:rsidRPr="00DC56EB">
        <w:rPr>
          <w:szCs w:val="24"/>
        </w:rPr>
        <w:t>1.5.2.5</w:t>
      </w:r>
      <w:r w:rsidRPr="00DC56EB">
        <w:rPr>
          <w:szCs w:val="24"/>
          <w:rPrChange w:id="1472" w:author="Pervac" w:date="2014-08-31T23:45:00Z">
            <w:rPr>
              <w:szCs w:val="24"/>
            </w:rPr>
          </w:rPrChange>
        </w:rPr>
        <w:t xml:space="preserve"> Funciones</w:t>
      </w:r>
      <w:bookmarkEnd w:id="1471"/>
    </w:p>
    <w:p w:rsidR="000B3233" w:rsidRPr="00DC56EB" w:rsidRDefault="000B3233" w:rsidP="000B3233">
      <w:pPr>
        <w:rPr>
          <w:rPrChange w:id="1473" w:author="Pervac" w:date="2014-08-31T23:45:00Z">
            <w:rPr/>
          </w:rPrChange>
        </w:rPr>
      </w:pPr>
    </w:p>
    <w:p w:rsidR="000B3233" w:rsidRPr="00DC56EB" w:rsidRDefault="000B3233" w:rsidP="000B3233">
      <w:pPr>
        <w:rPr>
          <w:rStyle w:val="plsql-keyword"/>
          <w:rFonts w:cs="Courier New"/>
          <w:b/>
          <w:color w:val="0000FF"/>
          <w:sz w:val="20"/>
          <w:szCs w:val="20"/>
          <w:rPrChange w:id="1474" w:author="Pervac" w:date="2014-08-31T23:45:00Z">
            <w:rPr>
              <w:rStyle w:val="plsql-keyword"/>
              <w:rFonts w:ascii="Courier New" w:hAnsi="Courier New" w:cs="Courier New"/>
              <w:b/>
              <w:color w:val="0000FF"/>
              <w:sz w:val="20"/>
              <w:szCs w:val="20"/>
            </w:rPr>
          </w:rPrChange>
        </w:rPr>
      </w:pPr>
      <w:r w:rsidRPr="00DC56EB">
        <w:rPr>
          <w:rStyle w:val="plsql-word"/>
          <w:rFonts w:cs="Courier New"/>
          <w:b/>
          <w:color w:val="000000"/>
          <w:sz w:val="20"/>
          <w:szCs w:val="20"/>
          <w:rPrChange w:id="1475" w:author="Pervac" w:date="2014-08-31T23:45:00Z">
            <w:rPr>
              <w:rStyle w:val="plsql-word"/>
              <w:rFonts w:ascii="Courier New" w:hAnsi="Courier New" w:cs="Courier New"/>
              <w:b/>
              <w:color w:val="000000"/>
              <w:sz w:val="20"/>
              <w:szCs w:val="20"/>
            </w:rPr>
          </w:rPrChange>
        </w:rPr>
        <w:t>FN_FECHAYHORADELSERVIDOR: Devuelve la hora del servidor</w:t>
      </w:r>
    </w:p>
    <w:p w:rsidR="000B3233" w:rsidRPr="00DC56EB" w:rsidRDefault="000B3233" w:rsidP="000B3233">
      <w:pPr>
        <w:rPr>
          <w:rFonts w:cs="Cambria Math"/>
          <w:color w:val="000000"/>
          <w:sz w:val="20"/>
          <w:szCs w:val="20"/>
          <w:rPrChange w:id="1476" w:author="Pervac" w:date="2014-08-31T23:45:00Z">
            <w:rPr>
              <w:rFonts w:ascii="Cambria Math" w:hAnsi="Cambria Math" w:cs="Cambria Math"/>
              <w:color w:val="000000"/>
              <w:sz w:val="20"/>
              <w:szCs w:val="20"/>
            </w:rPr>
          </w:rPrChange>
        </w:rPr>
      </w:pPr>
      <w:proofErr w:type="spellStart"/>
      <w:proofErr w:type="gramStart"/>
      <w:r w:rsidRPr="00DC56EB">
        <w:rPr>
          <w:rStyle w:val="plsql-keyword"/>
          <w:rFonts w:cs="Courier New"/>
          <w:color w:val="0000FF"/>
          <w:sz w:val="20"/>
          <w:szCs w:val="20"/>
          <w:rPrChange w:id="1477" w:author="Pervac" w:date="2014-08-31T23:45:00Z">
            <w:rPr>
              <w:rStyle w:val="plsql-keyword"/>
              <w:rFonts w:ascii="Courier New" w:hAnsi="Courier New" w:cs="Courier New"/>
              <w:color w:val="0000FF"/>
              <w:sz w:val="20"/>
              <w:szCs w:val="20"/>
            </w:rPr>
          </w:rPrChange>
        </w:rPr>
        <w:t>create</w:t>
      </w:r>
      <w:proofErr w:type="spellEnd"/>
      <w:proofErr w:type="gramEnd"/>
      <w:r w:rsidRPr="00DC56EB">
        <w:rPr>
          <w:rStyle w:val="apple-converted-space"/>
          <w:rFonts w:cs="Courier New"/>
          <w:color w:val="0000FF"/>
          <w:sz w:val="20"/>
          <w:szCs w:val="20"/>
          <w:rPrChange w:id="1478"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479" w:author="Pervac" w:date="2014-08-31T23:45:00Z">
            <w:rPr>
              <w:rStyle w:val="plsql-keyword"/>
              <w:rFonts w:ascii="Courier New" w:hAnsi="Courier New" w:cs="Courier New"/>
              <w:color w:val="0000FF"/>
              <w:sz w:val="20"/>
              <w:szCs w:val="20"/>
            </w:rPr>
          </w:rPrChange>
        </w:rPr>
        <w:t>or</w:t>
      </w:r>
      <w:proofErr w:type="spellEnd"/>
      <w:r w:rsidRPr="00DC56EB">
        <w:rPr>
          <w:rStyle w:val="apple-converted-space"/>
          <w:rFonts w:cs="Courier New"/>
          <w:color w:val="0000FF"/>
          <w:sz w:val="20"/>
          <w:szCs w:val="20"/>
          <w:rPrChange w:id="1480"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481" w:author="Pervac" w:date="2014-08-31T23:45:00Z">
            <w:rPr>
              <w:rStyle w:val="plsql-keyword"/>
              <w:rFonts w:ascii="Courier New" w:hAnsi="Courier New" w:cs="Courier New"/>
              <w:color w:val="0000FF"/>
              <w:sz w:val="20"/>
              <w:szCs w:val="20"/>
            </w:rPr>
          </w:rPrChange>
        </w:rPr>
        <w:t>replace</w:t>
      </w:r>
      <w:proofErr w:type="spellEnd"/>
      <w:r w:rsidRPr="00DC56EB">
        <w:rPr>
          <w:rStyle w:val="apple-converted-space"/>
          <w:rFonts w:cs="Courier New"/>
          <w:color w:val="0000FF"/>
          <w:sz w:val="20"/>
          <w:szCs w:val="20"/>
          <w:rPrChange w:id="1482"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483" w:author="Pervac" w:date="2014-08-31T23:45:00Z">
            <w:rPr>
              <w:rStyle w:val="plsql-keyword"/>
              <w:rFonts w:ascii="Courier New" w:hAnsi="Courier New" w:cs="Courier New"/>
              <w:color w:val="0000FF"/>
              <w:sz w:val="20"/>
              <w:szCs w:val="20"/>
            </w:rPr>
          </w:rPrChange>
        </w:rPr>
        <w:t>FUNCTION</w:t>
      </w:r>
      <w:r w:rsidRPr="00DC56EB">
        <w:rPr>
          <w:rStyle w:val="apple-converted-space"/>
          <w:rFonts w:cs="Courier New"/>
          <w:color w:val="0000FF"/>
          <w:sz w:val="20"/>
          <w:szCs w:val="20"/>
          <w:rPrChange w:id="1484"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485" w:author="Pervac" w:date="2014-08-31T23:45:00Z">
            <w:rPr>
              <w:rStyle w:val="plsql-word"/>
              <w:rFonts w:ascii="Courier New" w:hAnsi="Courier New" w:cs="Courier New"/>
              <w:color w:val="000000"/>
              <w:sz w:val="20"/>
              <w:szCs w:val="20"/>
            </w:rPr>
          </w:rPrChange>
        </w:rPr>
        <w:t>fn_FechayHoradelServidor</w:t>
      </w:r>
      <w:proofErr w:type="spellEnd"/>
      <w:r w:rsidRPr="00DC56EB">
        <w:rPr>
          <w:rStyle w:val="plsql-punctuation"/>
          <w:rFonts w:cs="Courier New"/>
          <w:color w:val="000000"/>
          <w:sz w:val="20"/>
          <w:szCs w:val="20"/>
          <w:rPrChange w:id="1486" w:author="Pervac" w:date="2014-08-31T23:45:00Z">
            <w:rPr>
              <w:rStyle w:val="plsql-punctuation"/>
              <w:rFonts w:ascii="Courier New" w:hAnsi="Courier New" w:cs="Courier New"/>
              <w:color w:val="000000"/>
              <w:sz w:val="20"/>
              <w:szCs w:val="20"/>
            </w:rPr>
          </w:rPrChange>
        </w:rPr>
        <w:t>()</w:t>
      </w:r>
      <w:r w:rsidRPr="00DC56EB">
        <w:rPr>
          <w:rFonts w:cs="Courier New"/>
          <w:color w:val="000000"/>
          <w:sz w:val="20"/>
          <w:szCs w:val="20"/>
          <w:rPrChange w:id="1487"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488" w:author="Pervac" w:date="2014-08-31T23:45:00Z">
            <w:rPr>
              <w:rStyle w:val="plsql-keyword"/>
              <w:rFonts w:ascii="Courier New" w:hAnsi="Courier New" w:cs="Courier New"/>
              <w:color w:val="0000FF"/>
              <w:sz w:val="20"/>
              <w:szCs w:val="20"/>
            </w:rPr>
          </w:rPrChange>
        </w:rPr>
        <w:t>RETURN</w:t>
      </w:r>
      <w:r w:rsidRPr="00DC56EB">
        <w:rPr>
          <w:rStyle w:val="apple-converted-space"/>
          <w:rFonts w:cs="Courier New"/>
          <w:color w:val="0000FF"/>
          <w:sz w:val="20"/>
          <w:szCs w:val="20"/>
          <w:rPrChange w:id="1489" w:author="Pervac" w:date="2014-08-31T23:45:00Z">
            <w:rPr>
              <w:rStyle w:val="apple-converted-space"/>
              <w:rFonts w:ascii="Courier New" w:hAnsi="Courier New" w:cs="Courier New"/>
              <w:color w:val="0000FF"/>
              <w:sz w:val="20"/>
              <w:szCs w:val="20"/>
            </w:rPr>
          </w:rPrChange>
        </w:rPr>
        <w:t> </w:t>
      </w:r>
      <w:r w:rsidRPr="00DC56EB">
        <w:rPr>
          <w:rStyle w:val="plsql-type"/>
          <w:rFonts w:cs="Courier New"/>
          <w:color w:val="800080"/>
          <w:sz w:val="20"/>
          <w:szCs w:val="20"/>
          <w:rPrChange w:id="1490" w:author="Pervac" w:date="2014-08-31T23:45:00Z">
            <w:rPr>
              <w:rStyle w:val="plsql-type"/>
              <w:rFonts w:ascii="Courier New" w:hAnsi="Courier New" w:cs="Courier New"/>
              <w:color w:val="800080"/>
              <w:sz w:val="20"/>
              <w:szCs w:val="20"/>
            </w:rPr>
          </w:rPrChange>
        </w:rPr>
        <w:t>varchar2</w:t>
      </w:r>
      <w:r w:rsidRPr="00DC56EB">
        <w:rPr>
          <w:rFonts w:cs="Courier New"/>
          <w:color w:val="000000"/>
          <w:sz w:val="20"/>
          <w:szCs w:val="20"/>
          <w:rPrChange w:id="1491"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492" w:author="Pervac" w:date="2014-08-31T23:45:00Z">
            <w:rPr>
              <w:rStyle w:val="plsql-keyword"/>
              <w:rFonts w:ascii="Courier New" w:hAnsi="Courier New" w:cs="Courier New"/>
              <w:color w:val="0000FF"/>
              <w:sz w:val="20"/>
              <w:szCs w:val="20"/>
            </w:rPr>
          </w:rPrChange>
        </w:rPr>
        <w:t>IS</w:t>
      </w:r>
      <w:r w:rsidRPr="00DC56EB">
        <w:rPr>
          <w:rFonts w:cs="Courier New"/>
          <w:color w:val="000000"/>
          <w:sz w:val="20"/>
          <w:szCs w:val="20"/>
          <w:rPrChange w:id="1493"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494" w:author="Pervac" w:date="2014-08-31T23:45:00Z">
            <w:rPr>
              <w:rStyle w:val="whitespace"/>
              <w:rFonts w:ascii="Courier New" w:hAnsi="Courier New" w:cs="Courier New"/>
              <w:color w:val="000000"/>
              <w:sz w:val="20"/>
              <w:szCs w:val="20"/>
            </w:rPr>
          </w:rPrChange>
        </w:rPr>
        <w:t>  </w:t>
      </w:r>
      <w:proofErr w:type="spellStart"/>
      <w:r w:rsidRPr="00DC56EB">
        <w:rPr>
          <w:rStyle w:val="plsql-word"/>
          <w:rFonts w:cs="Courier New"/>
          <w:color w:val="000000"/>
          <w:sz w:val="20"/>
          <w:szCs w:val="20"/>
          <w:rPrChange w:id="1495" w:author="Pervac" w:date="2014-08-31T23:45:00Z">
            <w:rPr>
              <w:rStyle w:val="plsql-word"/>
              <w:rFonts w:ascii="Courier New" w:hAnsi="Courier New" w:cs="Courier New"/>
              <w:color w:val="000000"/>
              <w:sz w:val="20"/>
              <w:szCs w:val="20"/>
            </w:rPr>
          </w:rPrChange>
        </w:rPr>
        <w:t>result</w:t>
      </w:r>
      <w:proofErr w:type="spellEnd"/>
      <w:r w:rsidRPr="00DC56EB">
        <w:rPr>
          <w:rStyle w:val="apple-converted-space"/>
          <w:rFonts w:cs="Courier New"/>
          <w:color w:val="000000"/>
          <w:sz w:val="20"/>
          <w:szCs w:val="20"/>
          <w:rPrChange w:id="1496" w:author="Pervac" w:date="2014-08-31T23:45:00Z">
            <w:rPr>
              <w:rStyle w:val="apple-converted-space"/>
              <w:rFonts w:ascii="Courier New" w:hAnsi="Courier New" w:cs="Courier New"/>
              <w:color w:val="000000"/>
              <w:sz w:val="20"/>
              <w:szCs w:val="20"/>
            </w:rPr>
          </w:rPrChange>
        </w:rPr>
        <w:t> </w:t>
      </w:r>
      <w:r w:rsidRPr="00DC56EB">
        <w:rPr>
          <w:rStyle w:val="plsql-type"/>
          <w:rFonts w:cs="Courier New"/>
          <w:color w:val="800080"/>
          <w:sz w:val="20"/>
          <w:szCs w:val="20"/>
          <w:rPrChange w:id="1497" w:author="Pervac" w:date="2014-08-31T23:45:00Z">
            <w:rPr>
              <w:rStyle w:val="plsql-type"/>
              <w:rFonts w:ascii="Courier New" w:hAnsi="Courier New" w:cs="Courier New"/>
              <w:color w:val="800080"/>
              <w:sz w:val="20"/>
              <w:szCs w:val="20"/>
            </w:rPr>
          </w:rPrChange>
        </w:rPr>
        <w:t>varchar2</w:t>
      </w:r>
      <w:r w:rsidRPr="00DC56EB">
        <w:rPr>
          <w:rStyle w:val="plsql-separator"/>
          <w:rFonts w:cs="Courier New"/>
          <w:color w:val="666666"/>
          <w:sz w:val="20"/>
          <w:szCs w:val="20"/>
          <w:rPrChange w:id="1498"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499"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500" w:author="Pervac" w:date="2014-08-31T23:45:00Z">
            <w:rPr>
              <w:rStyle w:val="plsql-keyword"/>
              <w:rFonts w:ascii="Courier New" w:hAnsi="Courier New" w:cs="Courier New"/>
              <w:color w:val="0000FF"/>
              <w:sz w:val="20"/>
              <w:szCs w:val="20"/>
            </w:rPr>
          </w:rPrChange>
        </w:rPr>
        <w:t>BEGIN</w:t>
      </w:r>
      <w:r w:rsidRPr="00DC56EB">
        <w:rPr>
          <w:rFonts w:cs="Courier New"/>
          <w:color w:val="000000"/>
          <w:sz w:val="20"/>
          <w:szCs w:val="20"/>
          <w:rPrChange w:id="1501"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502" w:author="Pervac" w:date="2014-08-31T23:45:00Z">
            <w:rPr>
              <w:rStyle w:val="whitespace"/>
              <w:rFonts w:ascii="Courier New" w:hAnsi="Courier New" w:cs="Courier New"/>
              <w:color w:val="000000"/>
              <w:sz w:val="20"/>
              <w:szCs w:val="20"/>
            </w:rPr>
          </w:rPrChange>
        </w:rPr>
        <w:t> </w:t>
      </w:r>
      <w:r w:rsidRPr="00DC56EB">
        <w:rPr>
          <w:rFonts w:cs="Courier New"/>
          <w:color w:val="000000"/>
          <w:sz w:val="20"/>
          <w:szCs w:val="20"/>
          <w:rPrChange w:id="1503" w:author="Pervac" w:date="2014-08-31T23:45:00Z">
            <w:rPr>
              <w:rFonts w:ascii="Courier New" w:hAnsi="Courier New" w:cs="Courier New"/>
              <w:color w:val="000000"/>
              <w:sz w:val="20"/>
              <w:szCs w:val="20"/>
            </w:rPr>
          </w:rPrChange>
        </w:rPr>
        <w:br/>
      </w:r>
      <w:r w:rsidRPr="00DC56EB">
        <w:rPr>
          <w:rFonts w:cs="Courier New"/>
          <w:color w:val="000000"/>
          <w:sz w:val="20"/>
          <w:szCs w:val="20"/>
          <w:rPrChange w:id="1504"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505" w:author="Pervac" w:date="2014-08-31T23:45:00Z">
            <w:rPr>
              <w:rStyle w:val="white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506" w:author="Pervac" w:date="2014-08-31T23:45:00Z">
            <w:rPr>
              <w:rStyle w:val="plsql-keyword"/>
              <w:rFonts w:ascii="Courier New" w:hAnsi="Courier New" w:cs="Courier New"/>
              <w:color w:val="0000FF"/>
              <w:sz w:val="20"/>
              <w:szCs w:val="20"/>
            </w:rPr>
          </w:rPrChange>
        </w:rPr>
        <w:t>select</w:t>
      </w:r>
      <w:proofErr w:type="spellEnd"/>
      <w:r w:rsidRPr="00DC56EB">
        <w:rPr>
          <w:rStyle w:val="apple-converted-space"/>
          <w:rFonts w:cs="Courier New"/>
          <w:color w:val="0000FF"/>
          <w:sz w:val="20"/>
          <w:szCs w:val="20"/>
          <w:rPrChange w:id="1507"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508" w:author="Pervac" w:date="2014-08-31T23:45:00Z">
            <w:rPr>
              <w:rStyle w:val="plsql-word"/>
              <w:rFonts w:ascii="Courier New" w:hAnsi="Courier New" w:cs="Courier New"/>
              <w:color w:val="000000"/>
              <w:sz w:val="20"/>
              <w:szCs w:val="20"/>
            </w:rPr>
          </w:rPrChange>
        </w:rPr>
        <w:t>systimestamp</w:t>
      </w:r>
      <w:proofErr w:type="spellEnd"/>
      <w:r w:rsidRPr="00DC56EB">
        <w:rPr>
          <w:rStyle w:val="apple-converted-space"/>
          <w:rFonts w:cs="Courier New"/>
          <w:color w:val="000000"/>
          <w:sz w:val="20"/>
          <w:szCs w:val="20"/>
          <w:rPrChange w:id="1509" w:author="Pervac" w:date="2014-08-31T23:45:00Z">
            <w:rPr>
              <w:rStyle w:val="apple-converted-space"/>
              <w:rFonts w:ascii="Courier New" w:hAnsi="Courier New" w:cs="Courier New"/>
              <w:color w:val="000000"/>
              <w:sz w:val="20"/>
              <w:szCs w:val="20"/>
            </w:rPr>
          </w:rPrChange>
        </w:rPr>
        <w:t> </w:t>
      </w:r>
      <w:r w:rsidRPr="00DC56EB">
        <w:rPr>
          <w:rStyle w:val="plsql-keyword"/>
          <w:rFonts w:cs="Courier New"/>
          <w:color w:val="0000FF"/>
          <w:sz w:val="20"/>
          <w:szCs w:val="20"/>
          <w:rPrChange w:id="1510" w:author="Pervac" w:date="2014-08-31T23:45:00Z">
            <w:rPr>
              <w:rStyle w:val="plsql-keyword"/>
              <w:rFonts w:ascii="Courier New" w:hAnsi="Courier New" w:cs="Courier New"/>
              <w:color w:val="0000FF"/>
              <w:sz w:val="20"/>
              <w:szCs w:val="20"/>
            </w:rPr>
          </w:rPrChange>
        </w:rPr>
        <w:t>INTO</w:t>
      </w:r>
      <w:r w:rsidRPr="00DC56EB">
        <w:rPr>
          <w:rStyle w:val="apple-converted-space"/>
          <w:rFonts w:cs="Courier New"/>
          <w:color w:val="0000FF"/>
          <w:sz w:val="20"/>
          <w:szCs w:val="20"/>
          <w:rPrChange w:id="1511"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512" w:author="Pervac" w:date="2014-08-31T23:45:00Z">
            <w:rPr>
              <w:rStyle w:val="plsql-word"/>
              <w:rFonts w:ascii="Courier New" w:hAnsi="Courier New" w:cs="Courier New"/>
              <w:color w:val="000000"/>
              <w:sz w:val="20"/>
              <w:szCs w:val="20"/>
            </w:rPr>
          </w:rPrChange>
        </w:rPr>
        <w:t>result</w:t>
      </w:r>
      <w:proofErr w:type="spellEnd"/>
      <w:r w:rsidRPr="00DC56EB">
        <w:rPr>
          <w:rStyle w:val="apple-converted-space"/>
          <w:rFonts w:cs="Courier New"/>
          <w:color w:val="000000"/>
          <w:sz w:val="20"/>
          <w:szCs w:val="20"/>
          <w:rPrChange w:id="1513" w:author="Pervac" w:date="2014-08-31T23:45:00Z">
            <w:rPr>
              <w:rStyle w:val="apple-converted-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514" w:author="Pervac" w:date="2014-08-31T23:45:00Z">
            <w:rPr>
              <w:rStyle w:val="plsql-keyword"/>
              <w:rFonts w:ascii="Courier New" w:hAnsi="Courier New" w:cs="Courier New"/>
              <w:color w:val="0000FF"/>
              <w:sz w:val="20"/>
              <w:szCs w:val="20"/>
            </w:rPr>
          </w:rPrChange>
        </w:rPr>
        <w:t>from</w:t>
      </w:r>
      <w:proofErr w:type="spellEnd"/>
      <w:r w:rsidRPr="00DC56EB">
        <w:rPr>
          <w:rStyle w:val="apple-converted-space"/>
          <w:rFonts w:cs="Courier New"/>
          <w:color w:val="0000FF"/>
          <w:sz w:val="20"/>
          <w:szCs w:val="20"/>
          <w:rPrChange w:id="1515" w:author="Pervac" w:date="2014-08-31T23:45:00Z">
            <w:rPr>
              <w:rStyle w:val="apple-converted-space"/>
              <w:rFonts w:ascii="Courier New" w:hAnsi="Courier New" w:cs="Courier New"/>
              <w:color w:val="0000FF"/>
              <w:sz w:val="20"/>
              <w:szCs w:val="20"/>
            </w:rPr>
          </w:rPrChange>
        </w:rPr>
        <w:t> </w:t>
      </w:r>
      <w:r w:rsidRPr="00DC56EB">
        <w:rPr>
          <w:rStyle w:val="plsql-function"/>
          <w:rFonts w:cs="Courier New"/>
          <w:color w:val="FF8C00"/>
          <w:sz w:val="20"/>
          <w:szCs w:val="20"/>
          <w:rPrChange w:id="1516" w:author="Pervac" w:date="2014-08-31T23:45:00Z">
            <w:rPr>
              <w:rStyle w:val="plsql-function"/>
              <w:rFonts w:ascii="Courier New" w:hAnsi="Courier New" w:cs="Courier New"/>
              <w:color w:val="FF8C00"/>
              <w:sz w:val="20"/>
              <w:szCs w:val="20"/>
            </w:rPr>
          </w:rPrChange>
        </w:rPr>
        <w:t>dual</w:t>
      </w:r>
      <w:r w:rsidRPr="00DC56EB">
        <w:rPr>
          <w:rStyle w:val="plsql-separator"/>
          <w:rFonts w:cs="Courier New"/>
          <w:color w:val="666666"/>
          <w:sz w:val="20"/>
          <w:szCs w:val="20"/>
          <w:rPrChange w:id="151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518" w:author="Pervac" w:date="2014-08-31T23:45:00Z">
            <w:rPr>
              <w:rFonts w:ascii="Courier New" w:hAnsi="Courier New" w:cs="Courier New"/>
              <w:color w:val="000000"/>
              <w:sz w:val="20"/>
              <w:szCs w:val="20"/>
            </w:rPr>
          </w:rPrChange>
        </w:rPr>
        <w:br/>
      </w:r>
      <w:r w:rsidRPr="00DC56EB">
        <w:rPr>
          <w:rFonts w:cs="Courier New"/>
          <w:color w:val="000000"/>
          <w:sz w:val="20"/>
          <w:szCs w:val="20"/>
          <w:rPrChange w:id="1519"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520" w:author="Pervac" w:date="2014-08-31T23:45:00Z">
            <w:rPr>
              <w:rStyle w:val="white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521" w:author="Pervac" w:date="2014-08-31T23:45:00Z">
            <w:rPr>
              <w:rStyle w:val="plsql-keyword"/>
              <w:rFonts w:ascii="Courier New" w:hAnsi="Courier New" w:cs="Courier New"/>
              <w:color w:val="0000FF"/>
              <w:sz w:val="20"/>
              <w:szCs w:val="20"/>
            </w:rPr>
          </w:rPrChange>
        </w:rPr>
        <w:t>return</w:t>
      </w:r>
      <w:proofErr w:type="spellEnd"/>
      <w:r w:rsidRPr="00DC56EB">
        <w:rPr>
          <w:rStyle w:val="plsql-punctuation"/>
          <w:rFonts w:cs="Courier New"/>
          <w:color w:val="000000"/>
          <w:sz w:val="20"/>
          <w:szCs w:val="20"/>
          <w:rPrChange w:id="1522" w:author="Pervac" w:date="2014-08-31T23:45:00Z">
            <w:rPr>
              <w:rStyle w:val="plsql-punctuation"/>
              <w:rFonts w:ascii="Courier New" w:hAnsi="Courier New" w:cs="Courier New"/>
              <w:color w:val="000000"/>
              <w:sz w:val="20"/>
              <w:szCs w:val="20"/>
            </w:rPr>
          </w:rPrChange>
        </w:rPr>
        <w:t>(</w:t>
      </w:r>
      <w:proofErr w:type="spellStart"/>
      <w:r w:rsidRPr="00DC56EB">
        <w:rPr>
          <w:rStyle w:val="plsql-word"/>
          <w:rFonts w:cs="Courier New"/>
          <w:color w:val="000000"/>
          <w:sz w:val="20"/>
          <w:szCs w:val="20"/>
          <w:rPrChange w:id="1523" w:author="Pervac" w:date="2014-08-31T23:45:00Z">
            <w:rPr>
              <w:rStyle w:val="plsql-word"/>
              <w:rFonts w:ascii="Courier New" w:hAnsi="Courier New" w:cs="Courier New"/>
              <w:color w:val="000000"/>
              <w:sz w:val="20"/>
              <w:szCs w:val="20"/>
            </w:rPr>
          </w:rPrChange>
        </w:rPr>
        <w:t>result</w:t>
      </w:r>
      <w:proofErr w:type="spellEnd"/>
      <w:r w:rsidRPr="00DC56EB">
        <w:rPr>
          <w:rStyle w:val="plsql-punctuation"/>
          <w:rFonts w:cs="Courier New"/>
          <w:color w:val="000000"/>
          <w:sz w:val="20"/>
          <w:szCs w:val="20"/>
          <w:rPrChange w:id="1524" w:author="Pervac" w:date="2014-08-31T23:45:00Z">
            <w:rPr>
              <w:rStyle w:val="plsql-punctuation"/>
              <w:rFonts w:ascii="Courier New" w:hAnsi="Courier New" w:cs="Courier New"/>
              <w:color w:val="000000"/>
              <w:sz w:val="20"/>
              <w:szCs w:val="20"/>
            </w:rPr>
          </w:rPrChange>
        </w:rPr>
        <w:t>)</w:t>
      </w:r>
      <w:r w:rsidRPr="00DC56EB">
        <w:rPr>
          <w:rStyle w:val="plsql-separator"/>
          <w:rFonts w:cs="Courier New"/>
          <w:color w:val="666666"/>
          <w:sz w:val="20"/>
          <w:szCs w:val="20"/>
          <w:rPrChange w:id="1525"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526"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527" w:author="Pervac" w:date="2014-08-31T23:45:00Z">
            <w:rPr>
              <w:rStyle w:val="plsql-keyword"/>
              <w:rFonts w:ascii="Courier New" w:hAnsi="Courier New" w:cs="Courier New"/>
              <w:color w:val="0000FF"/>
              <w:sz w:val="20"/>
              <w:szCs w:val="20"/>
            </w:rPr>
          </w:rPrChange>
        </w:rPr>
        <w:t>EXCEPTION</w:t>
      </w:r>
      <w:r w:rsidRPr="00DC56EB">
        <w:rPr>
          <w:rStyle w:val="apple-converted-space"/>
          <w:rFonts w:cs="Courier New"/>
          <w:color w:val="0000FF"/>
          <w:sz w:val="20"/>
          <w:szCs w:val="20"/>
          <w:rPrChange w:id="1528" w:author="Pervac" w:date="2014-08-31T23:45:00Z">
            <w:rPr>
              <w:rStyle w:val="apple-converted-space"/>
              <w:rFonts w:ascii="Courier New" w:hAnsi="Courier New" w:cs="Courier New"/>
              <w:color w:val="0000FF"/>
              <w:sz w:val="20"/>
              <w:szCs w:val="20"/>
            </w:rPr>
          </w:rPrChange>
        </w:rPr>
        <w:t> </w:t>
      </w:r>
      <w:r w:rsidRPr="00DC56EB">
        <w:rPr>
          <w:rFonts w:cs="Courier New"/>
          <w:color w:val="000000"/>
          <w:sz w:val="20"/>
          <w:szCs w:val="20"/>
          <w:rPrChange w:id="1529"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530" w:author="Pervac" w:date="2014-08-31T23:45:00Z">
            <w:rPr>
              <w:rStyle w:val="plsql-keyword"/>
              <w:rFonts w:ascii="Courier New" w:hAnsi="Courier New" w:cs="Courier New"/>
              <w:color w:val="0000FF"/>
              <w:sz w:val="20"/>
              <w:szCs w:val="20"/>
            </w:rPr>
          </w:rPrChange>
        </w:rPr>
        <w:t>WHEN</w:t>
      </w:r>
      <w:r w:rsidRPr="00DC56EB">
        <w:rPr>
          <w:rStyle w:val="apple-converted-space"/>
          <w:rFonts w:cs="Courier New"/>
          <w:color w:val="0000FF"/>
          <w:sz w:val="20"/>
          <w:szCs w:val="20"/>
          <w:rPrChange w:id="1531" w:author="Pervac" w:date="2014-08-31T23:45:00Z">
            <w:rPr>
              <w:rStyle w:val="apple-converted-space"/>
              <w:rFonts w:ascii="Courier New" w:hAnsi="Courier New" w:cs="Courier New"/>
              <w:color w:val="0000FF"/>
              <w:sz w:val="20"/>
              <w:szCs w:val="20"/>
            </w:rPr>
          </w:rPrChange>
        </w:rPr>
        <w:t> </w:t>
      </w:r>
      <w:r w:rsidRPr="00DC56EB">
        <w:rPr>
          <w:rStyle w:val="plsql-function"/>
          <w:rFonts w:cs="Courier New"/>
          <w:color w:val="FF8C00"/>
          <w:sz w:val="20"/>
          <w:szCs w:val="20"/>
          <w:rPrChange w:id="1532" w:author="Pervac" w:date="2014-08-31T23:45:00Z">
            <w:rPr>
              <w:rStyle w:val="plsql-function"/>
              <w:rFonts w:ascii="Courier New" w:hAnsi="Courier New" w:cs="Courier New"/>
              <w:color w:val="FF8C00"/>
              <w:sz w:val="20"/>
              <w:szCs w:val="20"/>
            </w:rPr>
          </w:rPrChange>
        </w:rPr>
        <w:t>NO_DATA_FOUND</w:t>
      </w:r>
      <w:r w:rsidRPr="00DC56EB">
        <w:rPr>
          <w:rStyle w:val="apple-converted-space"/>
          <w:rFonts w:cs="Courier New"/>
          <w:color w:val="FF8C00"/>
          <w:sz w:val="20"/>
          <w:szCs w:val="20"/>
          <w:rPrChange w:id="1533" w:author="Pervac" w:date="2014-08-31T23:45:00Z">
            <w:rPr>
              <w:rStyle w:val="apple-converted-space"/>
              <w:rFonts w:ascii="Courier New" w:hAnsi="Courier New" w:cs="Courier New"/>
              <w:color w:val="FF8C00"/>
              <w:sz w:val="20"/>
              <w:szCs w:val="20"/>
            </w:rPr>
          </w:rPrChange>
        </w:rPr>
        <w:t> </w:t>
      </w:r>
      <w:r w:rsidRPr="00DC56EB">
        <w:rPr>
          <w:rStyle w:val="plsql-keyword"/>
          <w:rFonts w:cs="Courier New"/>
          <w:color w:val="0000FF"/>
          <w:sz w:val="20"/>
          <w:szCs w:val="20"/>
          <w:rPrChange w:id="1534" w:author="Pervac" w:date="2014-08-31T23:45:00Z">
            <w:rPr>
              <w:rStyle w:val="plsql-keyword"/>
              <w:rFonts w:ascii="Courier New" w:hAnsi="Courier New" w:cs="Courier New"/>
              <w:color w:val="0000FF"/>
              <w:sz w:val="20"/>
              <w:szCs w:val="20"/>
            </w:rPr>
          </w:rPrChange>
        </w:rPr>
        <w:t>THEN</w:t>
      </w:r>
      <w:r w:rsidRPr="00DC56EB">
        <w:rPr>
          <w:rFonts w:cs="Courier New"/>
          <w:color w:val="000000"/>
          <w:sz w:val="20"/>
          <w:szCs w:val="20"/>
          <w:rPrChange w:id="1535" w:author="Pervac" w:date="2014-08-31T23:45:00Z">
            <w:rPr>
              <w:rFonts w:ascii="Courier New" w:hAnsi="Courier New" w:cs="Courier New"/>
              <w:color w:val="000000"/>
              <w:sz w:val="20"/>
              <w:szCs w:val="20"/>
            </w:rPr>
          </w:rPrChange>
        </w:rPr>
        <w:br/>
      </w:r>
      <w:r w:rsidRPr="00DC56EB">
        <w:rPr>
          <w:rStyle w:val="whitespace"/>
          <w:rFonts w:cs="Courier New"/>
          <w:color w:val="000000"/>
          <w:sz w:val="20"/>
          <w:szCs w:val="20"/>
          <w:rPrChange w:id="1536" w:author="Pervac" w:date="2014-08-31T23:45:00Z">
            <w:rPr>
              <w:rStyle w:val="white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537" w:author="Pervac" w:date="2014-08-31T23:45:00Z">
            <w:rPr>
              <w:rStyle w:val="plsql-keyword"/>
              <w:rFonts w:ascii="Courier New" w:hAnsi="Courier New" w:cs="Courier New"/>
              <w:color w:val="0000FF"/>
              <w:sz w:val="20"/>
              <w:szCs w:val="20"/>
            </w:rPr>
          </w:rPrChange>
        </w:rPr>
        <w:t>return</w:t>
      </w:r>
      <w:proofErr w:type="spellEnd"/>
      <w:r w:rsidRPr="00DC56EB">
        <w:rPr>
          <w:rStyle w:val="apple-converted-space"/>
          <w:rFonts w:cs="Courier New"/>
          <w:color w:val="0000FF"/>
          <w:sz w:val="20"/>
          <w:szCs w:val="20"/>
          <w:rPrChange w:id="1538" w:author="Pervac" w:date="2014-08-31T23:45:00Z">
            <w:rPr>
              <w:rStyle w:val="apple-converted-space"/>
              <w:rFonts w:ascii="Courier New" w:hAnsi="Courier New" w:cs="Courier New"/>
              <w:color w:val="0000FF"/>
              <w:sz w:val="20"/>
              <w:szCs w:val="20"/>
            </w:rPr>
          </w:rPrChange>
        </w:rPr>
        <w:t> </w:t>
      </w:r>
      <w:r w:rsidRPr="00DC56EB">
        <w:rPr>
          <w:rStyle w:val="plsql-literal"/>
          <w:rFonts w:cs="Courier New"/>
          <w:color w:val="008000"/>
          <w:sz w:val="20"/>
          <w:szCs w:val="20"/>
          <w:rPrChange w:id="1539" w:author="Pervac" w:date="2014-08-31T23:45:00Z">
            <w:rPr>
              <w:rStyle w:val="plsql-literal"/>
              <w:rFonts w:ascii="Courier New" w:hAnsi="Courier New" w:cs="Courier New"/>
              <w:color w:val="008000"/>
              <w:sz w:val="20"/>
              <w:szCs w:val="20"/>
            </w:rPr>
          </w:rPrChange>
        </w:rPr>
        <w:t>"desconocido"</w:t>
      </w:r>
      <w:r w:rsidRPr="00DC56EB">
        <w:rPr>
          <w:rStyle w:val="plsql-separator"/>
          <w:rFonts w:cs="Courier New"/>
          <w:color w:val="666666"/>
          <w:sz w:val="20"/>
          <w:szCs w:val="20"/>
          <w:rPrChange w:id="1540"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541" w:author="Pervac" w:date="2014-08-31T23:45:00Z">
            <w:rPr>
              <w:rFonts w:ascii="Courier New" w:hAnsi="Courier New" w:cs="Courier New"/>
              <w:color w:val="000000"/>
              <w:sz w:val="20"/>
              <w:szCs w:val="20"/>
            </w:rPr>
          </w:rPrChange>
        </w:rPr>
        <w:br/>
      </w:r>
      <w:r w:rsidRPr="00DC56EB">
        <w:rPr>
          <w:rStyle w:val="plsql-keyword"/>
          <w:rFonts w:cs="Courier New"/>
          <w:color w:val="0000FF"/>
          <w:sz w:val="20"/>
          <w:szCs w:val="20"/>
          <w:rPrChange w:id="1542" w:author="Pervac" w:date="2014-08-31T23:45:00Z">
            <w:rPr>
              <w:rStyle w:val="plsql-keyword"/>
              <w:rFonts w:ascii="Courier New" w:hAnsi="Courier New" w:cs="Courier New"/>
              <w:color w:val="0000FF"/>
              <w:sz w:val="20"/>
              <w:szCs w:val="20"/>
            </w:rPr>
          </w:rPrChange>
        </w:rPr>
        <w:t>END</w:t>
      </w:r>
      <w:r w:rsidRPr="00DC56EB">
        <w:rPr>
          <w:rStyle w:val="plsql-separator"/>
          <w:rFonts w:cs="Courier New"/>
          <w:color w:val="666666"/>
          <w:sz w:val="20"/>
          <w:szCs w:val="20"/>
          <w:rPrChange w:id="1543" w:author="Pervac" w:date="2014-08-31T23:45:00Z">
            <w:rPr>
              <w:rStyle w:val="plsql-separator"/>
              <w:rFonts w:ascii="Courier New" w:hAnsi="Courier New" w:cs="Courier New"/>
              <w:color w:val="666666"/>
              <w:sz w:val="20"/>
              <w:szCs w:val="20"/>
            </w:rPr>
          </w:rPrChange>
        </w:rPr>
        <w:t>;</w:t>
      </w:r>
      <w:r w:rsidRPr="00DC56EB">
        <w:rPr>
          <w:rFonts w:cs="Cambria Math"/>
          <w:color w:val="000000"/>
          <w:sz w:val="20"/>
          <w:szCs w:val="20"/>
          <w:rPrChange w:id="1544" w:author="Pervac" w:date="2014-08-31T23:45:00Z">
            <w:rPr>
              <w:rFonts w:ascii="Cambria Math" w:hAnsi="Cambria Math" w:cs="Cambria Math"/>
              <w:color w:val="000000"/>
              <w:sz w:val="20"/>
              <w:szCs w:val="20"/>
            </w:rPr>
          </w:rPrChange>
        </w:rPr>
        <w:t>​</w:t>
      </w:r>
    </w:p>
    <w:p w:rsidR="000B3233" w:rsidRPr="00DC56EB" w:rsidRDefault="000B3233" w:rsidP="000B3233">
      <w:pPr>
        <w:pStyle w:val="Ttulo2"/>
        <w:rPr>
          <w:szCs w:val="24"/>
          <w:rPrChange w:id="1545" w:author="Pervac" w:date="2014-08-31T23:45:00Z">
            <w:rPr>
              <w:szCs w:val="24"/>
            </w:rPr>
          </w:rPrChange>
        </w:rPr>
      </w:pPr>
      <w:bookmarkStart w:id="1546" w:name="_Toc396406897"/>
      <w:r w:rsidRPr="00DC56EB">
        <w:rPr>
          <w:szCs w:val="24"/>
        </w:rPr>
        <w:t>1.5.2.6</w:t>
      </w:r>
      <w:r w:rsidRPr="00DC56EB">
        <w:rPr>
          <w:szCs w:val="24"/>
          <w:rPrChange w:id="1547" w:author="Pervac" w:date="2014-08-31T23:45:00Z">
            <w:rPr>
              <w:szCs w:val="24"/>
            </w:rPr>
          </w:rPrChange>
        </w:rPr>
        <w:t xml:space="preserve"> </w:t>
      </w:r>
      <w:proofErr w:type="spellStart"/>
      <w:r w:rsidRPr="00DC56EB">
        <w:rPr>
          <w:szCs w:val="24"/>
          <w:rPrChange w:id="1548" w:author="Pervac" w:date="2014-08-31T23:45:00Z">
            <w:rPr>
              <w:szCs w:val="24"/>
            </w:rPr>
          </w:rPrChange>
        </w:rPr>
        <w:t>Triggers</w:t>
      </w:r>
      <w:bookmarkEnd w:id="1546"/>
      <w:proofErr w:type="spellEnd"/>
    </w:p>
    <w:p w:rsidR="000B3233" w:rsidRPr="00DC56EB" w:rsidRDefault="000B3233" w:rsidP="000B3233">
      <w:pPr>
        <w:jc w:val="both"/>
        <w:rPr>
          <w:rStyle w:val="plsql-keyword"/>
          <w:rFonts w:cs="Courier New"/>
          <w:b/>
          <w:color w:val="0000FF"/>
          <w:sz w:val="20"/>
          <w:szCs w:val="20"/>
          <w:rPrChange w:id="1549" w:author="Pervac" w:date="2014-08-31T23:45:00Z">
            <w:rPr>
              <w:rStyle w:val="plsql-keyword"/>
              <w:rFonts w:ascii="Courier New" w:hAnsi="Courier New" w:cs="Courier New"/>
              <w:b/>
              <w:color w:val="0000FF"/>
              <w:sz w:val="20"/>
              <w:szCs w:val="20"/>
            </w:rPr>
          </w:rPrChange>
        </w:rPr>
      </w:pPr>
      <w:proofErr w:type="spellStart"/>
      <w:r w:rsidRPr="00DC56EB">
        <w:rPr>
          <w:rStyle w:val="plsql-word"/>
          <w:rFonts w:cs="Courier New"/>
          <w:b/>
          <w:color w:val="000000"/>
          <w:sz w:val="20"/>
          <w:szCs w:val="20"/>
          <w:rPrChange w:id="1550" w:author="Pervac" w:date="2014-08-31T23:45:00Z">
            <w:rPr>
              <w:rStyle w:val="plsql-word"/>
              <w:rFonts w:ascii="Courier New" w:hAnsi="Courier New" w:cs="Courier New"/>
              <w:b/>
              <w:color w:val="000000"/>
              <w:sz w:val="20"/>
              <w:szCs w:val="20"/>
            </w:rPr>
          </w:rPrChange>
        </w:rPr>
        <w:t>colaboradores_no_borrar</w:t>
      </w:r>
      <w:proofErr w:type="spellEnd"/>
      <w:r w:rsidRPr="00DC56EB">
        <w:rPr>
          <w:rStyle w:val="plsql-word"/>
          <w:rFonts w:cs="Courier New"/>
          <w:b/>
          <w:color w:val="000000"/>
          <w:sz w:val="20"/>
          <w:szCs w:val="20"/>
          <w:rPrChange w:id="1551" w:author="Pervac" w:date="2014-08-31T23:45:00Z">
            <w:rPr>
              <w:rStyle w:val="plsql-word"/>
              <w:rFonts w:ascii="Courier New" w:hAnsi="Courier New" w:cs="Courier New"/>
              <w:b/>
              <w:color w:val="000000"/>
              <w:sz w:val="20"/>
              <w:szCs w:val="20"/>
            </w:rPr>
          </w:rPrChange>
        </w:rPr>
        <w:t>: permite mantener la integridad de la información de la tabla colaboradores, para que no sea eliminada.</w:t>
      </w:r>
    </w:p>
    <w:p w:rsidR="000B3233" w:rsidRPr="00DC56EB" w:rsidRDefault="000B3233" w:rsidP="000B3233">
      <w:pPr>
        <w:rPr>
          <w:rFonts w:cs="Cambria Math"/>
          <w:color w:val="000000"/>
          <w:sz w:val="20"/>
          <w:szCs w:val="20"/>
          <w:rPrChange w:id="1552" w:author="Pervac" w:date="2014-08-31T23:45:00Z">
            <w:rPr>
              <w:rFonts w:ascii="Cambria Math" w:hAnsi="Cambria Math" w:cs="Cambria Math"/>
              <w:color w:val="000000"/>
              <w:sz w:val="20"/>
              <w:szCs w:val="20"/>
            </w:rPr>
          </w:rPrChange>
        </w:rPr>
      </w:pPr>
      <w:proofErr w:type="spellStart"/>
      <w:proofErr w:type="gramStart"/>
      <w:r w:rsidRPr="00DC56EB">
        <w:rPr>
          <w:rStyle w:val="plsql-keyword"/>
          <w:rFonts w:cs="Courier New"/>
          <w:color w:val="0000FF"/>
          <w:sz w:val="20"/>
          <w:szCs w:val="20"/>
          <w:rPrChange w:id="1553" w:author="Pervac" w:date="2014-08-31T23:45:00Z">
            <w:rPr>
              <w:rStyle w:val="plsql-keyword"/>
              <w:rFonts w:ascii="Courier New" w:hAnsi="Courier New" w:cs="Courier New"/>
              <w:color w:val="0000FF"/>
              <w:sz w:val="20"/>
              <w:szCs w:val="20"/>
            </w:rPr>
          </w:rPrChange>
        </w:rPr>
        <w:t>create</w:t>
      </w:r>
      <w:proofErr w:type="spellEnd"/>
      <w:proofErr w:type="gramEnd"/>
      <w:r w:rsidRPr="00DC56EB">
        <w:rPr>
          <w:rStyle w:val="apple-converted-space"/>
          <w:rFonts w:cs="Courier New"/>
          <w:color w:val="0000FF"/>
          <w:sz w:val="20"/>
          <w:szCs w:val="20"/>
          <w:rPrChange w:id="1554"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555" w:author="Pervac" w:date="2014-08-31T23:45:00Z">
            <w:rPr>
              <w:rStyle w:val="plsql-keyword"/>
              <w:rFonts w:ascii="Courier New" w:hAnsi="Courier New" w:cs="Courier New"/>
              <w:color w:val="0000FF"/>
              <w:sz w:val="20"/>
              <w:szCs w:val="20"/>
            </w:rPr>
          </w:rPrChange>
        </w:rPr>
        <w:t>or</w:t>
      </w:r>
      <w:proofErr w:type="spellEnd"/>
      <w:r w:rsidRPr="00DC56EB">
        <w:rPr>
          <w:rStyle w:val="apple-converted-space"/>
          <w:rFonts w:cs="Courier New"/>
          <w:color w:val="0000FF"/>
          <w:sz w:val="20"/>
          <w:szCs w:val="20"/>
          <w:rPrChange w:id="1556"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557" w:author="Pervac" w:date="2014-08-31T23:45:00Z">
            <w:rPr>
              <w:rStyle w:val="plsql-keyword"/>
              <w:rFonts w:ascii="Courier New" w:hAnsi="Courier New" w:cs="Courier New"/>
              <w:color w:val="0000FF"/>
              <w:sz w:val="20"/>
              <w:szCs w:val="20"/>
            </w:rPr>
          </w:rPrChange>
        </w:rPr>
        <w:t>replace</w:t>
      </w:r>
      <w:proofErr w:type="spellEnd"/>
      <w:r w:rsidRPr="00DC56EB">
        <w:rPr>
          <w:rStyle w:val="apple-converted-space"/>
          <w:rFonts w:cs="Courier New"/>
          <w:color w:val="0000FF"/>
          <w:sz w:val="20"/>
          <w:szCs w:val="20"/>
          <w:rPrChange w:id="1558"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559" w:author="Pervac" w:date="2014-08-31T23:45:00Z">
            <w:rPr>
              <w:rStyle w:val="plsql-keyword"/>
              <w:rFonts w:ascii="Courier New" w:hAnsi="Courier New" w:cs="Courier New"/>
              <w:color w:val="0000FF"/>
              <w:sz w:val="20"/>
              <w:szCs w:val="20"/>
            </w:rPr>
          </w:rPrChange>
        </w:rPr>
        <w:t>TRIGGER  </w:t>
      </w:r>
      <w:proofErr w:type="spellStart"/>
      <w:r w:rsidRPr="00DC56EB">
        <w:rPr>
          <w:rStyle w:val="plsql-word"/>
          <w:rFonts w:cs="Courier New"/>
          <w:color w:val="000000"/>
          <w:sz w:val="20"/>
          <w:szCs w:val="20"/>
          <w:rPrChange w:id="1560" w:author="Pervac" w:date="2014-08-31T23:45:00Z">
            <w:rPr>
              <w:rStyle w:val="plsql-word"/>
              <w:rFonts w:ascii="Courier New" w:hAnsi="Courier New" w:cs="Courier New"/>
              <w:color w:val="000000"/>
              <w:sz w:val="20"/>
              <w:szCs w:val="20"/>
            </w:rPr>
          </w:rPrChange>
        </w:rPr>
        <w:t>colaboradores_no_borrar</w:t>
      </w:r>
      <w:proofErr w:type="spellEnd"/>
      <w:r w:rsidRPr="00DC56EB">
        <w:rPr>
          <w:rFonts w:cs="Courier New"/>
          <w:color w:val="000000"/>
          <w:sz w:val="20"/>
          <w:szCs w:val="20"/>
          <w:rPrChange w:id="1561"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562" w:author="Pervac" w:date="2014-08-31T23:45:00Z">
            <w:rPr>
              <w:rStyle w:val="plsql-word"/>
              <w:rFonts w:ascii="Courier New" w:hAnsi="Courier New" w:cs="Courier New"/>
              <w:color w:val="000000"/>
              <w:sz w:val="20"/>
              <w:szCs w:val="20"/>
            </w:rPr>
          </w:rPrChange>
        </w:rPr>
        <w:t>BEFORE</w:t>
      </w:r>
      <w:r w:rsidRPr="00DC56EB">
        <w:rPr>
          <w:rFonts w:cs="Courier New"/>
          <w:color w:val="000000"/>
          <w:sz w:val="20"/>
          <w:szCs w:val="20"/>
          <w:rPrChange w:id="1563"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564" w:author="Pervac" w:date="2014-08-31T23:45:00Z">
            <w:rPr>
              <w:rStyle w:val="plsql-keyword"/>
              <w:rFonts w:ascii="Courier New" w:hAnsi="Courier New" w:cs="Courier New"/>
              <w:color w:val="0000FF"/>
              <w:sz w:val="20"/>
              <w:szCs w:val="20"/>
            </w:rPr>
          </w:rPrChange>
        </w:rPr>
        <w:t>delete</w:t>
      </w:r>
      <w:proofErr w:type="spellEnd"/>
      <w:r w:rsidRPr="00DC56EB">
        <w:rPr>
          <w:rStyle w:val="apple-converted-space"/>
          <w:rFonts w:cs="Courier New"/>
          <w:color w:val="0000FF"/>
          <w:sz w:val="20"/>
          <w:szCs w:val="20"/>
          <w:rPrChange w:id="1565"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566" w:author="Pervac" w:date="2014-08-31T23:45:00Z">
            <w:rPr>
              <w:rStyle w:val="plsql-keyword"/>
              <w:rFonts w:ascii="Courier New" w:hAnsi="Courier New" w:cs="Courier New"/>
              <w:color w:val="0000FF"/>
              <w:sz w:val="20"/>
              <w:szCs w:val="20"/>
            </w:rPr>
          </w:rPrChange>
        </w:rPr>
        <w:t>on</w:t>
      </w:r>
      <w:proofErr w:type="spellEnd"/>
      <w:r w:rsidRPr="00DC56EB">
        <w:rPr>
          <w:rStyle w:val="apple-converted-space"/>
          <w:rFonts w:cs="Courier New"/>
          <w:color w:val="0000FF"/>
          <w:sz w:val="20"/>
          <w:szCs w:val="20"/>
          <w:rPrChange w:id="1567" w:author="Pervac" w:date="2014-08-31T23:45:00Z">
            <w:rPr>
              <w:rStyle w:val="apple-converted-space"/>
              <w:rFonts w:ascii="Courier New" w:hAnsi="Courier New" w:cs="Courier New"/>
              <w:color w:val="0000FF"/>
              <w:sz w:val="20"/>
              <w:szCs w:val="20"/>
            </w:rPr>
          </w:rPrChange>
        </w:rPr>
        <w:t> </w:t>
      </w:r>
      <w:r w:rsidRPr="00DC56EB">
        <w:rPr>
          <w:rStyle w:val="plsql-word"/>
          <w:rFonts w:cs="Courier New"/>
          <w:color w:val="000000"/>
          <w:sz w:val="20"/>
          <w:szCs w:val="20"/>
          <w:rPrChange w:id="1568" w:author="Pervac" w:date="2014-08-31T23:45:00Z">
            <w:rPr>
              <w:rStyle w:val="plsql-word"/>
              <w:rFonts w:ascii="Courier New" w:hAnsi="Courier New" w:cs="Courier New"/>
              <w:color w:val="000000"/>
              <w:sz w:val="20"/>
              <w:szCs w:val="20"/>
            </w:rPr>
          </w:rPrChange>
        </w:rPr>
        <w:t>colaboradores</w:t>
      </w:r>
      <w:r w:rsidRPr="00DC56EB">
        <w:rPr>
          <w:rFonts w:cs="Courier New"/>
          <w:color w:val="000000"/>
          <w:sz w:val="20"/>
          <w:szCs w:val="20"/>
          <w:rPrChange w:id="1569"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570" w:author="Pervac" w:date="2014-08-31T23:45:00Z">
            <w:rPr>
              <w:rStyle w:val="plsql-keyword"/>
              <w:rFonts w:ascii="Courier New" w:hAnsi="Courier New" w:cs="Courier New"/>
              <w:color w:val="0000FF"/>
              <w:sz w:val="20"/>
              <w:szCs w:val="20"/>
            </w:rPr>
          </w:rPrChange>
        </w:rPr>
        <w:t>for</w:t>
      </w:r>
      <w:proofErr w:type="spellEnd"/>
      <w:r w:rsidRPr="00DC56EB">
        <w:rPr>
          <w:rStyle w:val="apple-converted-space"/>
          <w:rFonts w:cs="Courier New"/>
          <w:color w:val="0000FF"/>
          <w:sz w:val="20"/>
          <w:szCs w:val="20"/>
          <w:rPrChange w:id="1571"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572" w:author="Pervac" w:date="2014-08-31T23:45:00Z">
            <w:rPr>
              <w:rStyle w:val="plsql-word"/>
              <w:rFonts w:ascii="Courier New" w:hAnsi="Courier New" w:cs="Courier New"/>
              <w:color w:val="000000"/>
              <w:sz w:val="20"/>
              <w:szCs w:val="20"/>
            </w:rPr>
          </w:rPrChange>
        </w:rPr>
        <w:t>each</w:t>
      </w:r>
      <w:proofErr w:type="spellEnd"/>
      <w:r w:rsidRPr="00DC56EB">
        <w:rPr>
          <w:rStyle w:val="apple-converted-space"/>
          <w:rFonts w:cs="Courier New"/>
          <w:color w:val="000000"/>
          <w:sz w:val="20"/>
          <w:szCs w:val="20"/>
          <w:rPrChange w:id="1573" w:author="Pervac" w:date="2014-08-31T23:45:00Z">
            <w:rPr>
              <w:rStyle w:val="apple-converted-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574" w:author="Pervac" w:date="2014-08-31T23:45:00Z">
            <w:rPr>
              <w:rStyle w:val="plsql-keyword"/>
              <w:rFonts w:ascii="Courier New" w:hAnsi="Courier New" w:cs="Courier New"/>
              <w:color w:val="0000FF"/>
              <w:sz w:val="20"/>
              <w:szCs w:val="20"/>
            </w:rPr>
          </w:rPrChange>
        </w:rPr>
        <w:t>row</w:t>
      </w:r>
      <w:proofErr w:type="spellEnd"/>
      <w:r w:rsidRPr="00DC56EB">
        <w:rPr>
          <w:rFonts w:cs="Courier New"/>
          <w:color w:val="000000"/>
          <w:sz w:val="20"/>
          <w:szCs w:val="20"/>
          <w:rPrChange w:id="1575"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576" w:author="Pervac" w:date="2014-08-31T23:45:00Z">
            <w:rPr>
              <w:rStyle w:val="plsql-keyword"/>
              <w:rFonts w:ascii="Courier New" w:hAnsi="Courier New" w:cs="Courier New"/>
              <w:color w:val="0000FF"/>
              <w:sz w:val="20"/>
              <w:szCs w:val="20"/>
            </w:rPr>
          </w:rPrChange>
        </w:rPr>
        <w:t>begin</w:t>
      </w:r>
      <w:proofErr w:type="spellEnd"/>
      <w:r w:rsidRPr="00DC56EB">
        <w:rPr>
          <w:rFonts w:cs="Courier New"/>
          <w:color w:val="000000"/>
          <w:sz w:val="20"/>
          <w:szCs w:val="20"/>
          <w:rPrChange w:id="1577"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578" w:author="Pervac" w:date="2014-08-31T23:45:00Z">
            <w:rPr>
              <w:rStyle w:val="plsql-word"/>
              <w:rFonts w:ascii="Courier New" w:hAnsi="Courier New" w:cs="Courier New"/>
              <w:color w:val="000000"/>
              <w:sz w:val="20"/>
              <w:szCs w:val="20"/>
            </w:rPr>
          </w:rPrChange>
        </w:rPr>
        <w:t>RAISE_APPLICATION_ERROR</w:t>
      </w:r>
      <w:r w:rsidRPr="00DC56EB">
        <w:rPr>
          <w:rStyle w:val="apple-converted-space"/>
          <w:rFonts w:cs="Courier New"/>
          <w:color w:val="000000"/>
          <w:sz w:val="20"/>
          <w:szCs w:val="20"/>
          <w:rPrChange w:id="1579" w:author="Pervac" w:date="2014-08-31T23:45:00Z">
            <w:rPr>
              <w:rStyle w:val="apple-converted-space"/>
              <w:rFonts w:ascii="Courier New" w:hAnsi="Courier New" w:cs="Courier New"/>
              <w:color w:val="000000"/>
              <w:sz w:val="20"/>
              <w:szCs w:val="20"/>
            </w:rPr>
          </w:rPrChange>
        </w:rPr>
        <w:t> </w:t>
      </w:r>
      <w:r w:rsidRPr="00DC56EB">
        <w:rPr>
          <w:rStyle w:val="plsql-punctuation"/>
          <w:rFonts w:cs="Courier New"/>
          <w:color w:val="000000"/>
          <w:sz w:val="20"/>
          <w:szCs w:val="20"/>
          <w:rPrChange w:id="1580" w:author="Pervac" w:date="2014-08-31T23:45:00Z">
            <w:rPr>
              <w:rStyle w:val="plsql-punctuation"/>
              <w:rFonts w:ascii="Courier New" w:hAnsi="Courier New" w:cs="Courier New"/>
              <w:color w:val="000000"/>
              <w:sz w:val="20"/>
              <w:szCs w:val="20"/>
            </w:rPr>
          </w:rPrChange>
        </w:rPr>
        <w:t>(</w:t>
      </w:r>
      <w:r w:rsidRPr="00DC56EB">
        <w:rPr>
          <w:rStyle w:val="plsql-number"/>
          <w:rFonts w:cs="Courier New"/>
          <w:color w:val="008B8B"/>
          <w:sz w:val="20"/>
          <w:szCs w:val="20"/>
          <w:rPrChange w:id="1581" w:author="Pervac" w:date="2014-08-31T23:45:00Z">
            <w:rPr>
              <w:rStyle w:val="plsql-number"/>
              <w:rFonts w:ascii="Courier New" w:hAnsi="Courier New" w:cs="Courier New"/>
              <w:color w:val="008B8B"/>
              <w:sz w:val="20"/>
              <w:szCs w:val="20"/>
            </w:rPr>
          </w:rPrChange>
        </w:rPr>
        <w:t>-20500</w:t>
      </w:r>
      <w:r w:rsidRPr="00DC56EB">
        <w:rPr>
          <w:rStyle w:val="plsql-separator"/>
          <w:rFonts w:cs="Courier New"/>
          <w:color w:val="666666"/>
          <w:sz w:val="20"/>
          <w:szCs w:val="20"/>
          <w:rPrChange w:id="1582" w:author="Pervac" w:date="2014-08-31T23:45:00Z">
            <w:rPr>
              <w:rStyle w:val="plsql-separator"/>
              <w:rFonts w:ascii="Courier New" w:hAnsi="Courier New" w:cs="Courier New"/>
              <w:color w:val="666666"/>
              <w:sz w:val="20"/>
              <w:szCs w:val="20"/>
            </w:rPr>
          </w:rPrChange>
        </w:rPr>
        <w:t>,</w:t>
      </w:r>
      <w:r w:rsidRPr="00DC56EB">
        <w:rPr>
          <w:rStyle w:val="plsql-literal"/>
          <w:rFonts w:cs="Courier New"/>
          <w:color w:val="008000"/>
          <w:sz w:val="20"/>
          <w:szCs w:val="20"/>
          <w:rPrChange w:id="1583" w:author="Pervac" w:date="2014-08-31T23:45:00Z">
            <w:rPr>
              <w:rStyle w:val="plsql-literal"/>
              <w:rFonts w:ascii="Courier New" w:hAnsi="Courier New" w:cs="Courier New"/>
              <w:color w:val="008000"/>
              <w:sz w:val="20"/>
              <w:szCs w:val="20"/>
            </w:rPr>
          </w:rPrChange>
        </w:rPr>
        <w:t xml:space="preserve">'No </w:t>
      </w:r>
      <w:proofErr w:type="spellStart"/>
      <w:r w:rsidRPr="00DC56EB">
        <w:rPr>
          <w:rStyle w:val="plsql-literal"/>
          <w:rFonts w:cs="Courier New"/>
          <w:color w:val="008000"/>
          <w:sz w:val="20"/>
          <w:szCs w:val="20"/>
          <w:rPrChange w:id="1584" w:author="Pervac" w:date="2014-08-31T23:45:00Z">
            <w:rPr>
              <w:rStyle w:val="plsql-literal"/>
              <w:rFonts w:ascii="Courier New" w:hAnsi="Courier New" w:cs="Courier New"/>
              <w:color w:val="008000"/>
              <w:sz w:val="20"/>
              <w:szCs w:val="20"/>
            </w:rPr>
          </w:rPrChange>
        </w:rPr>
        <w:t>esta</w:t>
      </w:r>
      <w:proofErr w:type="spellEnd"/>
      <w:r w:rsidRPr="00DC56EB">
        <w:rPr>
          <w:rStyle w:val="plsql-literal"/>
          <w:rFonts w:cs="Courier New"/>
          <w:color w:val="008000"/>
          <w:sz w:val="20"/>
          <w:szCs w:val="20"/>
          <w:rPrChange w:id="1585" w:author="Pervac" w:date="2014-08-31T23:45:00Z">
            <w:rPr>
              <w:rStyle w:val="plsql-literal"/>
              <w:rFonts w:ascii="Courier New" w:hAnsi="Courier New" w:cs="Courier New"/>
              <w:color w:val="008000"/>
              <w:sz w:val="20"/>
              <w:szCs w:val="20"/>
            </w:rPr>
          </w:rPrChange>
        </w:rPr>
        <w:t xml:space="preserve"> permitido borrar registros de la tabla colaboradores'</w:t>
      </w:r>
      <w:r w:rsidRPr="00DC56EB">
        <w:rPr>
          <w:rStyle w:val="plsql-punctuation"/>
          <w:rFonts w:cs="Courier New"/>
          <w:color w:val="000000"/>
          <w:sz w:val="20"/>
          <w:szCs w:val="20"/>
          <w:rPrChange w:id="1586" w:author="Pervac" w:date="2014-08-31T23:45:00Z">
            <w:rPr>
              <w:rStyle w:val="plsql-punctuation"/>
              <w:rFonts w:ascii="Courier New" w:hAnsi="Courier New" w:cs="Courier New"/>
              <w:color w:val="000000"/>
              <w:sz w:val="20"/>
              <w:szCs w:val="20"/>
            </w:rPr>
          </w:rPrChange>
        </w:rPr>
        <w:t>)</w:t>
      </w:r>
      <w:r w:rsidRPr="00DC56EB">
        <w:rPr>
          <w:rStyle w:val="plsql-separator"/>
          <w:rFonts w:cs="Courier New"/>
          <w:color w:val="666666"/>
          <w:sz w:val="20"/>
          <w:szCs w:val="20"/>
          <w:rPrChange w:id="1587"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588" w:author="Pervac" w:date="2014-08-31T23:45:00Z">
            <w:rPr>
              <w:rFonts w:ascii="Courier New" w:hAnsi="Courier New" w:cs="Courier New"/>
              <w:color w:val="000000"/>
              <w:sz w:val="20"/>
              <w:szCs w:val="20"/>
            </w:rPr>
          </w:rPrChange>
        </w:rPr>
        <w:br/>
      </w:r>
      <w:r w:rsidRPr="00DC56EB">
        <w:rPr>
          <w:rFonts w:cs="Courier New"/>
          <w:color w:val="000000"/>
          <w:sz w:val="20"/>
          <w:szCs w:val="20"/>
          <w:rPrChange w:id="1589" w:author="Pervac" w:date="2014-08-31T23:45:00Z">
            <w:rPr>
              <w:rFonts w:ascii="Courier New" w:hAnsi="Courier New" w:cs="Courier New"/>
              <w:color w:val="000000"/>
              <w:sz w:val="20"/>
              <w:szCs w:val="20"/>
            </w:rPr>
          </w:rPrChange>
        </w:rPr>
        <w:lastRenderedPageBreak/>
        <w:br/>
      </w:r>
      <w:proofErr w:type="spellStart"/>
      <w:r w:rsidRPr="00DC56EB">
        <w:rPr>
          <w:rStyle w:val="plsql-keyword"/>
          <w:rFonts w:cs="Courier New"/>
          <w:color w:val="0000FF"/>
          <w:sz w:val="20"/>
          <w:szCs w:val="20"/>
          <w:rPrChange w:id="1590" w:author="Pervac" w:date="2014-08-31T23:45:00Z">
            <w:rPr>
              <w:rStyle w:val="plsql-keyword"/>
              <w:rFonts w:ascii="Courier New" w:hAnsi="Courier New" w:cs="Courier New"/>
              <w:color w:val="0000FF"/>
              <w:sz w:val="20"/>
              <w:szCs w:val="20"/>
            </w:rPr>
          </w:rPrChange>
        </w:rPr>
        <w:t>end</w:t>
      </w:r>
      <w:proofErr w:type="spellEnd"/>
      <w:r w:rsidRPr="00DC56EB">
        <w:rPr>
          <w:rStyle w:val="plsql-separator"/>
          <w:rFonts w:cs="Courier New"/>
          <w:color w:val="666666"/>
          <w:sz w:val="20"/>
          <w:szCs w:val="20"/>
          <w:rPrChange w:id="1591" w:author="Pervac" w:date="2014-08-31T23:45:00Z">
            <w:rPr>
              <w:rStyle w:val="plsql-separator"/>
              <w:rFonts w:ascii="Courier New" w:hAnsi="Courier New" w:cs="Courier New"/>
              <w:color w:val="666666"/>
              <w:sz w:val="20"/>
              <w:szCs w:val="20"/>
            </w:rPr>
          </w:rPrChange>
        </w:rPr>
        <w:t>;</w:t>
      </w:r>
      <w:r w:rsidRPr="00DC56EB">
        <w:rPr>
          <w:rFonts w:cs="Cambria Math"/>
          <w:color w:val="000000"/>
          <w:sz w:val="20"/>
          <w:szCs w:val="20"/>
          <w:rPrChange w:id="1592" w:author="Pervac" w:date="2014-08-31T23:45:00Z">
            <w:rPr>
              <w:rFonts w:ascii="Cambria Math" w:hAnsi="Cambria Math" w:cs="Cambria Math"/>
              <w:color w:val="000000"/>
              <w:sz w:val="20"/>
              <w:szCs w:val="20"/>
            </w:rPr>
          </w:rPrChange>
        </w:rPr>
        <w:t>​</w:t>
      </w:r>
    </w:p>
    <w:p w:rsidR="000B3233" w:rsidRPr="00DC56EB" w:rsidRDefault="000B3233" w:rsidP="000B3233">
      <w:pPr>
        <w:jc w:val="both"/>
        <w:rPr>
          <w:rStyle w:val="plsql-word"/>
          <w:rFonts w:cs="Courier New"/>
          <w:b/>
          <w:color w:val="000000"/>
          <w:sz w:val="20"/>
          <w:szCs w:val="20"/>
          <w:rPrChange w:id="1593" w:author="Pervac" w:date="2014-08-31T23:45:00Z">
            <w:rPr>
              <w:rStyle w:val="plsql-word"/>
              <w:rFonts w:ascii="Courier New" w:hAnsi="Courier New" w:cs="Courier New"/>
              <w:b/>
              <w:color w:val="000000"/>
              <w:sz w:val="20"/>
              <w:szCs w:val="20"/>
            </w:rPr>
          </w:rPrChange>
        </w:rPr>
      </w:pPr>
      <w:proofErr w:type="spellStart"/>
      <w:r w:rsidRPr="00DC56EB">
        <w:rPr>
          <w:rStyle w:val="plsql-word"/>
          <w:rFonts w:cs="Courier New"/>
          <w:b/>
          <w:color w:val="000000"/>
          <w:sz w:val="20"/>
          <w:szCs w:val="20"/>
          <w:rPrChange w:id="1594" w:author="Pervac" w:date="2014-08-31T23:45:00Z">
            <w:rPr>
              <w:rStyle w:val="plsql-word"/>
              <w:rFonts w:ascii="Courier New" w:hAnsi="Courier New" w:cs="Courier New"/>
              <w:b/>
              <w:color w:val="000000"/>
              <w:sz w:val="20"/>
              <w:szCs w:val="20"/>
            </w:rPr>
          </w:rPrChange>
        </w:rPr>
        <w:t>registroes_no_borrar</w:t>
      </w:r>
      <w:proofErr w:type="spellEnd"/>
      <w:r w:rsidRPr="00DC56EB">
        <w:rPr>
          <w:rStyle w:val="plsql-word"/>
          <w:rFonts w:cs="Courier New"/>
          <w:b/>
          <w:color w:val="000000"/>
          <w:sz w:val="20"/>
          <w:szCs w:val="20"/>
          <w:rPrChange w:id="1595" w:author="Pervac" w:date="2014-08-31T23:45:00Z">
            <w:rPr>
              <w:rStyle w:val="plsql-word"/>
              <w:rFonts w:ascii="Courier New" w:hAnsi="Courier New" w:cs="Courier New"/>
              <w:b/>
              <w:color w:val="000000"/>
              <w:sz w:val="20"/>
              <w:szCs w:val="20"/>
            </w:rPr>
          </w:rPrChange>
        </w:rPr>
        <w:t>: de acuerdo al requerimiento el registro de ingreso debe permanecer en el tiempo sin poder eliminarse.</w:t>
      </w:r>
    </w:p>
    <w:p w:rsidR="000B3233" w:rsidRPr="00DC56EB" w:rsidRDefault="000B3233" w:rsidP="000B3233">
      <w:pPr>
        <w:rPr>
          <w:rStyle w:val="plsql-word"/>
          <w:rFonts w:cs="Cambria Math"/>
          <w:color w:val="000000"/>
          <w:sz w:val="20"/>
          <w:szCs w:val="20"/>
          <w:rPrChange w:id="1596" w:author="Pervac" w:date="2014-08-31T23:45:00Z">
            <w:rPr>
              <w:rStyle w:val="plsql-word"/>
              <w:rFonts w:ascii="Cambria Math" w:hAnsi="Cambria Math" w:cs="Cambria Math"/>
              <w:color w:val="000000"/>
              <w:sz w:val="20"/>
              <w:szCs w:val="20"/>
            </w:rPr>
          </w:rPrChange>
        </w:rPr>
      </w:pPr>
      <w:proofErr w:type="spellStart"/>
      <w:proofErr w:type="gramStart"/>
      <w:r w:rsidRPr="00DC56EB">
        <w:rPr>
          <w:rStyle w:val="plsql-keyword"/>
          <w:rFonts w:cs="Courier New"/>
          <w:color w:val="0000FF"/>
          <w:sz w:val="20"/>
          <w:szCs w:val="20"/>
          <w:rPrChange w:id="1597" w:author="Pervac" w:date="2014-08-31T23:45:00Z">
            <w:rPr>
              <w:rStyle w:val="plsql-keyword"/>
              <w:rFonts w:ascii="Courier New" w:hAnsi="Courier New" w:cs="Courier New"/>
              <w:color w:val="0000FF"/>
              <w:sz w:val="20"/>
              <w:szCs w:val="20"/>
            </w:rPr>
          </w:rPrChange>
        </w:rPr>
        <w:t>create</w:t>
      </w:r>
      <w:proofErr w:type="spellEnd"/>
      <w:proofErr w:type="gramEnd"/>
      <w:r w:rsidRPr="00DC56EB">
        <w:rPr>
          <w:rStyle w:val="apple-converted-space"/>
          <w:rFonts w:cs="Courier New"/>
          <w:color w:val="0000FF"/>
          <w:sz w:val="20"/>
          <w:szCs w:val="20"/>
          <w:rPrChange w:id="1598"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599" w:author="Pervac" w:date="2014-08-31T23:45:00Z">
            <w:rPr>
              <w:rStyle w:val="plsql-keyword"/>
              <w:rFonts w:ascii="Courier New" w:hAnsi="Courier New" w:cs="Courier New"/>
              <w:color w:val="0000FF"/>
              <w:sz w:val="20"/>
              <w:szCs w:val="20"/>
            </w:rPr>
          </w:rPrChange>
        </w:rPr>
        <w:t>or</w:t>
      </w:r>
      <w:proofErr w:type="spellEnd"/>
      <w:r w:rsidRPr="00DC56EB">
        <w:rPr>
          <w:rStyle w:val="apple-converted-space"/>
          <w:rFonts w:cs="Courier New"/>
          <w:color w:val="0000FF"/>
          <w:sz w:val="20"/>
          <w:szCs w:val="20"/>
          <w:rPrChange w:id="1600"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601" w:author="Pervac" w:date="2014-08-31T23:45:00Z">
            <w:rPr>
              <w:rStyle w:val="plsql-keyword"/>
              <w:rFonts w:ascii="Courier New" w:hAnsi="Courier New" w:cs="Courier New"/>
              <w:color w:val="0000FF"/>
              <w:sz w:val="20"/>
              <w:szCs w:val="20"/>
            </w:rPr>
          </w:rPrChange>
        </w:rPr>
        <w:t>replace</w:t>
      </w:r>
      <w:proofErr w:type="spellEnd"/>
      <w:r w:rsidRPr="00DC56EB">
        <w:rPr>
          <w:rStyle w:val="apple-converted-space"/>
          <w:rFonts w:cs="Courier New"/>
          <w:color w:val="0000FF"/>
          <w:sz w:val="20"/>
          <w:szCs w:val="20"/>
          <w:rPrChange w:id="1602" w:author="Pervac" w:date="2014-08-31T23:45:00Z">
            <w:rPr>
              <w:rStyle w:val="apple-converted-space"/>
              <w:rFonts w:ascii="Courier New" w:hAnsi="Courier New" w:cs="Courier New"/>
              <w:color w:val="0000FF"/>
              <w:sz w:val="20"/>
              <w:szCs w:val="20"/>
            </w:rPr>
          </w:rPrChange>
        </w:rPr>
        <w:t> </w:t>
      </w:r>
      <w:r w:rsidRPr="00DC56EB">
        <w:rPr>
          <w:rStyle w:val="plsql-keyword"/>
          <w:rFonts w:cs="Courier New"/>
          <w:color w:val="0000FF"/>
          <w:sz w:val="20"/>
          <w:szCs w:val="20"/>
          <w:rPrChange w:id="1603" w:author="Pervac" w:date="2014-08-31T23:45:00Z">
            <w:rPr>
              <w:rStyle w:val="plsql-keyword"/>
              <w:rFonts w:ascii="Courier New" w:hAnsi="Courier New" w:cs="Courier New"/>
              <w:color w:val="0000FF"/>
              <w:sz w:val="20"/>
              <w:szCs w:val="20"/>
            </w:rPr>
          </w:rPrChange>
        </w:rPr>
        <w:t>TRIGGER  </w:t>
      </w:r>
      <w:proofErr w:type="spellStart"/>
      <w:r w:rsidRPr="00DC56EB">
        <w:rPr>
          <w:rStyle w:val="plsql-word"/>
          <w:rFonts w:cs="Courier New"/>
          <w:color w:val="000000"/>
          <w:sz w:val="20"/>
          <w:szCs w:val="20"/>
          <w:rPrChange w:id="1604" w:author="Pervac" w:date="2014-08-31T23:45:00Z">
            <w:rPr>
              <w:rStyle w:val="plsql-word"/>
              <w:rFonts w:ascii="Courier New" w:hAnsi="Courier New" w:cs="Courier New"/>
              <w:color w:val="000000"/>
              <w:sz w:val="20"/>
              <w:szCs w:val="20"/>
            </w:rPr>
          </w:rPrChange>
        </w:rPr>
        <w:t>registroes_no_borrar</w:t>
      </w:r>
      <w:proofErr w:type="spellEnd"/>
      <w:r w:rsidRPr="00DC56EB">
        <w:rPr>
          <w:rFonts w:cs="Courier New"/>
          <w:color w:val="000000"/>
          <w:sz w:val="20"/>
          <w:szCs w:val="20"/>
          <w:rPrChange w:id="1605"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606" w:author="Pervac" w:date="2014-08-31T23:45:00Z">
            <w:rPr>
              <w:rStyle w:val="plsql-word"/>
              <w:rFonts w:ascii="Courier New" w:hAnsi="Courier New" w:cs="Courier New"/>
              <w:color w:val="000000"/>
              <w:sz w:val="20"/>
              <w:szCs w:val="20"/>
            </w:rPr>
          </w:rPrChange>
        </w:rPr>
        <w:t>BEFORE</w:t>
      </w:r>
      <w:r w:rsidRPr="00DC56EB">
        <w:rPr>
          <w:rFonts w:cs="Courier New"/>
          <w:color w:val="000000"/>
          <w:sz w:val="20"/>
          <w:szCs w:val="20"/>
          <w:rPrChange w:id="1607"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608" w:author="Pervac" w:date="2014-08-31T23:45:00Z">
            <w:rPr>
              <w:rStyle w:val="plsql-keyword"/>
              <w:rFonts w:ascii="Courier New" w:hAnsi="Courier New" w:cs="Courier New"/>
              <w:color w:val="0000FF"/>
              <w:sz w:val="20"/>
              <w:szCs w:val="20"/>
            </w:rPr>
          </w:rPrChange>
        </w:rPr>
        <w:t>delete</w:t>
      </w:r>
      <w:proofErr w:type="spellEnd"/>
      <w:r w:rsidRPr="00DC56EB">
        <w:rPr>
          <w:rStyle w:val="apple-converted-space"/>
          <w:rFonts w:cs="Courier New"/>
          <w:color w:val="0000FF"/>
          <w:sz w:val="20"/>
          <w:szCs w:val="20"/>
          <w:rPrChange w:id="1609" w:author="Pervac" w:date="2014-08-31T23:45:00Z">
            <w:rPr>
              <w:rStyle w:val="apple-converted-space"/>
              <w:rFonts w:ascii="Courier New" w:hAnsi="Courier New" w:cs="Courier New"/>
              <w:color w:val="0000FF"/>
              <w:sz w:val="20"/>
              <w:szCs w:val="20"/>
            </w:rPr>
          </w:rPrChange>
        </w:rPr>
        <w:t> </w:t>
      </w:r>
      <w:proofErr w:type="spellStart"/>
      <w:r w:rsidRPr="00DC56EB">
        <w:rPr>
          <w:rStyle w:val="plsql-keyword"/>
          <w:rFonts w:cs="Courier New"/>
          <w:color w:val="0000FF"/>
          <w:sz w:val="20"/>
          <w:szCs w:val="20"/>
          <w:rPrChange w:id="1610" w:author="Pervac" w:date="2014-08-31T23:45:00Z">
            <w:rPr>
              <w:rStyle w:val="plsql-keyword"/>
              <w:rFonts w:ascii="Courier New" w:hAnsi="Courier New" w:cs="Courier New"/>
              <w:color w:val="0000FF"/>
              <w:sz w:val="20"/>
              <w:szCs w:val="20"/>
            </w:rPr>
          </w:rPrChange>
        </w:rPr>
        <w:t>on</w:t>
      </w:r>
      <w:proofErr w:type="spellEnd"/>
      <w:r w:rsidRPr="00DC56EB">
        <w:rPr>
          <w:rStyle w:val="apple-converted-space"/>
          <w:rFonts w:cs="Courier New"/>
          <w:color w:val="0000FF"/>
          <w:sz w:val="20"/>
          <w:szCs w:val="20"/>
          <w:rPrChange w:id="1611"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612" w:author="Pervac" w:date="2014-08-31T23:45:00Z">
            <w:rPr>
              <w:rStyle w:val="plsql-word"/>
              <w:rFonts w:ascii="Courier New" w:hAnsi="Courier New" w:cs="Courier New"/>
              <w:color w:val="000000"/>
              <w:sz w:val="20"/>
              <w:szCs w:val="20"/>
            </w:rPr>
          </w:rPrChange>
        </w:rPr>
        <w:t>registroes</w:t>
      </w:r>
      <w:proofErr w:type="spellEnd"/>
      <w:r w:rsidRPr="00DC56EB">
        <w:rPr>
          <w:rFonts w:cs="Courier New"/>
          <w:color w:val="000000"/>
          <w:sz w:val="20"/>
          <w:szCs w:val="20"/>
          <w:rPrChange w:id="1613"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614" w:author="Pervac" w:date="2014-08-31T23:45:00Z">
            <w:rPr>
              <w:rStyle w:val="plsql-keyword"/>
              <w:rFonts w:ascii="Courier New" w:hAnsi="Courier New" w:cs="Courier New"/>
              <w:color w:val="0000FF"/>
              <w:sz w:val="20"/>
              <w:szCs w:val="20"/>
            </w:rPr>
          </w:rPrChange>
        </w:rPr>
        <w:t>for</w:t>
      </w:r>
      <w:proofErr w:type="spellEnd"/>
      <w:r w:rsidRPr="00DC56EB">
        <w:rPr>
          <w:rStyle w:val="apple-converted-space"/>
          <w:rFonts w:cs="Courier New"/>
          <w:color w:val="0000FF"/>
          <w:sz w:val="20"/>
          <w:szCs w:val="20"/>
          <w:rPrChange w:id="1615" w:author="Pervac" w:date="2014-08-31T23:45:00Z">
            <w:rPr>
              <w:rStyle w:val="apple-converted-space"/>
              <w:rFonts w:ascii="Courier New" w:hAnsi="Courier New" w:cs="Courier New"/>
              <w:color w:val="0000FF"/>
              <w:sz w:val="20"/>
              <w:szCs w:val="20"/>
            </w:rPr>
          </w:rPrChange>
        </w:rPr>
        <w:t> </w:t>
      </w:r>
      <w:proofErr w:type="spellStart"/>
      <w:r w:rsidRPr="00DC56EB">
        <w:rPr>
          <w:rStyle w:val="plsql-word"/>
          <w:rFonts w:cs="Courier New"/>
          <w:color w:val="000000"/>
          <w:sz w:val="20"/>
          <w:szCs w:val="20"/>
          <w:rPrChange w:id="1616" w:author="Pervac" w:date="2014-08-31T23:45:00Z">
            <w:rPr>
              <w:rStyle w:val="plsql-word"/>
              <w:rFonts w:ascii="Courier New" w:hAnsi="Courier New" w:cs="Courier New"/>
              <w:color w:val="000000"/>
              <w:sz w:val="20"/>
              <w:szCs w:val="20"/>
            </w:rPr>
          </w:rPrChange>
        </w:rPr>
        <w:t>each</w:t>
      </w:r>
      <w:proofErr w:type="spellEnd"/>
      <w:r w:rsidRPr="00DC56EB">
        <w:rPr>
          <w:rStyle w:val="apple-converted-space"/>
          <w:rFonts w:cs="Courier New"/>
          <w:color w:val="000000"/>
          <w:sz w:val="20"/>
          <w:szCs w:val="20"/>
          <w:rPrChange w:id="1617" w:author="Pervac" w:date="2014-08-31T23:45:00Z">
            <w:rPr>
              <w:rStyle w:val="apple-converted-space"/>
              <w:rFonts w:ascii="Courier New" w:hAnsi="Courier New" w:cs="Courier New"/>
              <w:color w:val="000000"/>
              <w:sz w:val="20"/>
              <w:szCs w:val="20"/>
            </w:rPr>
          </w:rPrChange>
        </w:rPr>
        <w:t> </w:t>
      </w:r>
      <w:proofErr w:type="spellStart"/>
      <w:r w:rsidRPr="00DC56EB">
        <w:rPr>
          <w:rStyle w:val="plsql-keyword"/>
          <w:rFonts w:cs="Courier New"/>
          <w:color w:val="0000FF"/>
          <w:sz w:val="20"/>
          <w:szCs w:val="20"/>
          <w:rPrChange w:id="1618" w:author="Pervac" w:date="2014-08-31T23:45:00Z">
            <w:rPr>
              <w:rStyle w:val="plsql-keyword"/>
              <w:rFonts w:ascii="Courier New" w:hAnsi="Courier New" w:cs="Courier New"/>
              <w:color w:val="0000FF"/>
              <w:sz w:val="20"/>
              <w:szCs w:val="20"/>
            </w:rPr>
          </w:rPrChange>
        </w:rPr>
        <w:t>row</w:t>
      </w:r>
      <w:proofErr w:type="spellEnd"/>
      <w:r w:rsidRPr="00DC56EB">
        <w:rPr>
          <w:rFonts w:cs="Courier New"/>
          <w:color w:val="000000"/>
          <w:sz w:val="20"/>
          <w:szCs w:val="20"/>
          <w:rPrChange w:id="1619"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620" w:author="Pervac" w:date="2014-08-31T23:45:00Z">
            <w:rPr>
              <w:rStyle w:val="plsql-keyword"/>
              <w:rFonts w:ascii="Courier New" w:hAnsi="Courier New" w:cs="Courier New"/>
              <w:color w:val="0000FF"/>
              <w:sz w:val="20"/>
              <w:szCs w:val="20"/>
            </w:rPr>
          </w:rPrChange>
        </w:rPr>
        <w:t>begin</w:t>
      </w:r>
      <w:proofErr w:type="spellEnd"/>
      <w:r w:rsidRPr="00DC56EB">
        <w:rPr>
          <w:rFonts w:cs="Courier New"/>
          <w:color w:val="000000"/>
          <w:sz w:val="20"/>
          <w:szCs w:val="20"/>
          <w:rPrChange w:id="1621" w:author="Pervac" w:date="2014-08-31T23:45:00Z">
            <w:rPr>
              <w:rFonts w:ascii="Courier New" w:hAnsi="Courier New" w:cs="Courier New"/>
              <w:color w:val="000000"/>
              <w:sz w:val="20"/>
              <w:szCs w:val="20"/>
            </w:rPr>
          </w:rPrChange>
        </w:rPr>
        <w:br/>
      </w:r>
      <w:r w:rsidRPr="00DC56EB">
        <w:rPr>
          <w:rStyle w:val="plsql-word"/>
          <w:rFonts w:cs="Courier New"/>
          <w:color w:val="000000"/>
          <w:sz w:val="20"/>
          <w:szCs w:val="20"/>
          <w:rPrChange w:id="1622" w:author="Pervac" w:date="2014-08-31T23:45:00Z">
            <w:rPr>
              <w:rStyle w:val="plsql-word"/>
              <w:rFonts w:ascii="Courier New" w:hAnsi="Courier New" w:cs="Courier New"/>
              <w:color w:val="000000"/>
              <w:sz w:val="20"/>
              <w:szCs w:val="20"/>
            </w:rPr>
          </w:rPrChange>
        </w:rPr>
        <w:t>RAISE_APPLICATION_ERROR</w:t>
      </w:r>
      <w:r w:rsidRPr="00DC56EB">
        <w:rPr>
          <w:rStyle w:val="apple-converted-space"/>
          <w:rFonts w:cs="Courier New"/>
          <w:color w:val="000000"/>
          <w:sz w:val="20"/>
          <w:szCs w:val="20"/>
          <w:rPrChange w:id="1623" w:author="Pervac" w:date="2014-08-31T23:45:00Z">
            <w:rPr>
              <w:rStyle w:val="apple-converted-space"/>
              <w:rFonts w:ascii="Courier New" w:hAnsi="Courier New" w:cs="Courier New"/>
              <w:color w:val="000000"/>
              <w:sz w:val="20"/>
              <w:szCs w:val="20"/>
            </w:rPr>
          </w:rPrChange>
        </w:rPr>
        <w:t> </w:t>
      </w:r>
      <w:r w:rsidRPr="00DC56EB">
        <w:rPr>
          <w:rStyle w:val="plsql-punctuation"/>
          <w:rFonts w:cs="Courier New"/>
          <w:color w:val="000000"/>
          <w:sz w:val="20"/>
          <w:szCs w:val="20"/>
          <w:rPrChange w:id="1624" w:author="Pervac" w:date="2014-08-31T23:45:00Z">
            <w:rPr>
              <w:rStyle w:val="plsql-punctuation"/>
              <w:rFonts w:ascii="Courier New" w:hAnsi="Courier New" w:cs="Courier New"/>
              <w:color w:val="000000"/>
              <w:sz w:val="20"/>
              <w:szCs w:val="20"/>
            </w:rPr>
          </w:rPrChange>
        </w:rPr>
        <w:t>(</w:t>
      </w:r>
      <w:r w:rsidRPr="00DC56EB">
        <w:rPr>
          <w:rStyle w:val="plsql-number"/>
          <w:rFonts w:cs="Courier New"/>
          <w:color w:val="008B8B"/>
          <w:sz w:val="20"/>
          <w:szCs w:val="20"/>
          <w:rPrChange w:id="1625" w:author="Pervac" w:date="2014-08-31T23:45:00Z">
            <w:rPr>
              <w:rStyle w:val="plsql-number"/>
              <w:rFonts w:ascii="Courier New" w:hAnsi="Courier New" w:cs="Courier New"/>
              <w:color w:val="008B8B"/>
              <w:sz w:val="20"/>
              <w:szCs w:val="20"/>
            </w:rPr>
          </w:rPrChange>
        </w:rPr>
        <w:t>-20500</w:t>
      </w:r>
      <w:r w:rsidRPr="00DC56EB">
        <w:rPr>
          <w:rStyle w:val="plsql-separator"/>
          <w:rFonts w:cs="Courier New"/>
          <w:color w:val="666666"/>
          <w:sz w:val="20"/>
          <w:szCs w:val="20"/>
          <w:rPrChange w:id="1626" w:author="Pervac" w:date="2014-08-31T23:45:00Z">
            <w:rPr>
              <w:rStyle w:val="plsql-separator"/>
              <w:rFonts w:ascii="Courier New" w:hAnsi="Courier New" w:cs="Courier New"/>
              <w:color w:val="666666"/>
              <w:sz w:val="20"/>
              <w:szCs w:val="20"/>
            </w:rPr>
          </w:rPrChange>
        </w:rPr>
        <w:t>,</w:t>
      </w:r>
      <w:r w:rsidRPr="00DC56EB">
        <w:rPr>
          <w:rStyle w:val="plsql-literal"/>
          <w:rFonts w:cs="Courier New"/>
          <w:color w:val="008000"/>
          <w:sz w:val="20"/>
          <w:szCs w:val="20"/>
          <w:rPrChange w:id="1627" w:author="Pervac" w:date="2014-08-31T23:45:00Z">
            <w:rPr>
              <w:rStyle w:val="plsql-literal"/>
              <w:rFonts w:ascii="Courier New" w:hAnsi="Courier New" w:cs="Courier New"/>
              <w:color w:val="008000"/>
              <w:sz w:val="20"/>
              <w:szCs w:val="20"/>
            </w:rPr>
          </w:rPrChange>
        </w:rPr>
        <w:t xml:space="preserve">'No </w:t>
      </w:r>
      <w:proofErr w:type="spellStart"/>
      <w:r w:rsidRPr="00DC56EB">
        <w:rPr>
          <w:rStyle w:val="plsql-literal"/>
          <w:rFonts w:cs="Courier New"/>
          <w:color w:val="008000"/>
          <w:sz w:val="20"/>
          <w:szCs w:val="20"/>
          <w:rPrChange w:id="1628" w:author="Pervac" w:date="2014-08-31T23:45:00Z">
            <w:rPr>
              <w:rStyle w:val="plsql-literal"/>
              <w:rFonts w:ascii="Courier New" w:hAnsi="Courier New" w:cs="Courier New"/>
              <w:color w:val="008000"/>
              <w:sz w:val="20"/>
              <w:szCs w:val="20"/>
            </w:rPr>
          </w:rPrChange>
        </w:rPr>
        <w:t>esta</w:t>
      </w:r>
      <w:proofErr w:type="spellEnd"/>
      <w:r w:rsidRPr="00DC56EB">
        <w:rPr>
          <w:rStyle w:val="plsql-literal"/>
          <w:rFonts w:cs="Courier New"/>
          <w:color w:val="008000"/>
          <w:sz w:val="20"/>
          <w:szCs w:val="20"/>
          <w:rPrChange w:id="1629" w:author="Pervac" w:date="2014-08-31T23:45:00Z">
            <w:rPr>
              <w:rStyle w:val="plsql-literal"/>
              <w:rFonts w:ascii="Courier New" w:hAnsi="Courier New" w:cs="Courier New"/>
              <w:color w:val="008000"/>
              <w:sz w:val="20"/>
              <w:szCs w:val="20"/>
            </w:rPr>
          </w:rPrChange>
        </w:rPr>
        <w:t xml:space="preserve"> permitido borrar registros de entrada y salida'</w:t>
      </w:r>
      <w:r w:rsidRPr="00DC56EB">
        <w:rPr>
          <w:rStyle w:val="plsql-punctuation"/>
          <w:rFonts w:cs="Courier New"/>
          <w:color w:val="000000"/>
          <w:sz w:val="20"/>
          <w:szCs w:val="20"/>
          <w:rPrChange w:id="1630" w:author="Pervac" w:date="2014-08-31T23:45:00Z">
            <w:rPr>
              <w:rStyle w:val="plsql-punctuation"/>
              <w:rFonts w:ascii="Courier New" w:hAnsi="Courier New" w:cs="Courier New"/>
              <w:color w:val="000000"/>
              <w:sz w:val="20"/>
              <w:szCs w:val="20"/>
            </w:rPr>
          </w:rPrChange>
        </w:rPr>
        <w:t>)</w:t>
      </w:r>
      <w:r w:rsidRPr="00DC56EB">
        <w:rPr>
          <w:rStyle w:val="plsql-separator"/>
          <w:rFonts w:cs="Courier New"/>
          <w:color w:val="666666"/>
          <w:sz w:val="20"/>
          <w:szCs w:val="20"/>
          <w:rPrChange w:id="1631" w:author="Pervac" w:date="2014-08-31T23:45:00Z">
            <w:rPr>
              <w:rStyle w:val="plsql-separator"/>
              <w:rFonts w:ascii="Courier New" w:hAnsi="Courier New" w:cs="Courier New"/>
              <w:color w:val="666666"/>
              <w:sz w:val="20"/>
              <w:szCs w:val="20"/>
            </w:rPr>
          </w:rPrChange>
        </w:rPr>
        <w:t>;</w:t>
      </w:r>
      <w:r w:rsidRPr="00DC56EB">
        <w:rPr>
          <w:rFonts w:cs="Courier New"/>
          <w:color w:val="000000"/>
          <w:sz w:val="20"/>
          <w:szCs w:val="20"/>
          <w:rPrChange w:id="1632" w:author="Pervac" w:date="2014-08-31T23:45:00Z">
            <w:rPr>
              <w:rFonts w:ascii="Courier New" w:hAnsi="Courier New" w:cs="Courier New"/>
              <w:color w:val="000000"/>
              <w:sz w:val="20"/>
              <w:szCs w:val="20"/>
            </w:rPr>
          </w:rPrChange>
        </w:rPr>
        <w:br/>
      </w:r>
      <w:r w:rsidRPr="00DC56EB">
        <w:rPr>
          <w:rFonts w:cs="Courier New"/>
          <w:color w:val="000000"/>
          <w:sz w:val="20"/>
          <w:szCs w:val="20"/>
          <w:rPrChange w:id="1633" w:author="Pervac" w:date="2014-08-31T23:45:00Z">
            <w:rPr>
              <w:rFonts w:ascii="Courier New" w:hAnsi="Courier New" w:cs="Courier New"/>
              <w:color w:val="000000"/>
              <w:sz w:val="20"/>
              <w:szCs w:val="20"/>
            </w:rPr>
          </w:rPrChange>
        </w:rPr>
        <w:br/>
      </w:r>
      <w:proofErr w:type="spellStart"/>
      <w:r w:rsidRPr="00DC56EB">
        <w:rPr>
          <w:rStyle w:val="plsql-keyword"/>
          <w:rFonts w:cs="Courier New"/>
          <w:color w:val="0000FF"/>
          <w:sz w:val="20"/>
          <w:szCs w:val="20"/>
          <w:rPrChange w:id="1634" w:author="Pervac" w:date="2014-08-31T23:45:00Z">
            <w:rPr>
              <w:rStyle w:val="plsql-keyword"/>
              <w:rFonts w:ascii="Courier New" w:hAnsi="Courier New" w:cs="Courier New"/>
              <w:color w:val="0000FF"/>
              <w:sz w:val="20"/>
              <w:szCs w:val="20"/>
            </w:rPr>
          </w:rPrChange>
        </w:rPr>
        <w:t>end</w:t>
      </w:r>
      <w:proofErr w:type="spellEnd"/>
      <w:r w:rsidRPr="00DC56EB">
        <w:rPr>
          <w:rStyle w:val="plsql-separator"/>
          <w:rFonts w:cs="Courier New"/>
          <w:color w:val="666666"/>
          <w:sz w:val="20"/>
          <w:szCs w:val="20"/>
          <w:rPrChange w:id="1635" w:author="Pervac" w:date="2014-08-31T23:45:00Z">
            <w:rPr>
              <w:rStyle w:val="plsql-separator"/>
              <w:rFonts w:ascii="Courier New" w:hAnsi="Courier New" w:cs="Courier New"/>
              <w:color w:val="666666"/>
              <w:sz w:val="20"/>
              <w:szCs w:val="20"/>
            </w:rPr>
          </w:rPrChange>
        </w:rPr>
        <w:t>;</w:t>
      </w:r>
    </w:p>
    <w:p w:rsidR="000B3233" w:rsidRPr="00DC56EB" w:rsidRDefault="000B3233" w:rsidP="000B3233"/>
    <w:p w:rsidR="00281306" w:rsidRPr="00DC56EB" w:rsidRDefault="00832E9C" w:rsidP="000B3233">
      <w:pPr>
        <w:pStyle w:val="Ttulo2"/>
        <w:rPr>
          <w:rPrChange w:id="1636" w:author="Pervac" w:date="2014-08-31T23:45:00Z">
            <w:rPr/>
          </w:rPrChange>
        </w:rPr>
      </w:pPr>
      <w:bookmarkStart w:id="1637" w:name="_Toc396406898"/>
      <w:r w:rsidRPr="00DC56EB">
        <w:rPr>
          <w:rPrChange w:id="1638" w:author="Pervac" w:date="2014-08-31T23:45:00Z">
            <w:rPr/>
          </w:rPrChange>
        </w:rPr>
        <w:t xml:space="preserve">1.5.3 </w:t>
      </w:r>
      <w:r w:rsidR="00281306" w:rsidRPr="00DC56EB">
        <w:rPr>
          <w:rPrChange w:id="1639" w:author="Pervac" w:date="2014-08-31T23:45:00Z">
            <w:rPr/>
          </w:rPrChange>
        </w:rPr>
        <w:t>Diagrama de despliegue</w:t>
      </w:r>
      <w:bookmarkEnd w:id="1637"/>
    </w:p>
    <w:p w:rsidR="00281306" w:rsidRPr="00DC56EB" w:rsidRDefault="00832E9C" w:rsidP="000B3233">
      <w:pPr>
        <w:pStyle w:val="Ttulo2"/>
        <w:rPr>
          <w:rPrChange w:id="1640" w:author="Pervac" w:date="2014-08-31T23:45:00Z">
            <w:rPr/>
          </w:rPrChange>
        </w:rPr>
      </w:pPr>
      <w:bookmarkStart w:id="1641" w:name="_Toc396406899"/>
      <w:r w:rsidRPr="00DC56EB">
        <w:rPr>
          <w:rPrChange w:id="1642" w:author="Pervac" w:date="2014-08-31T23:45:00Z">
            <w:rPr/>
          </w:rPrChange>
        </w:rPr>
        <w:t xml:space="preserve">1.5.4 </w:t>
      </w:r>
      <w:r w:rsidR="00281306" w:rsidRPr="00DC56EB">
        <w:rPr>
          <w:rPrChange w:id="1643" w:author="Pervac" w:date="2014-08-31T23:45:00Z">
            <w:rPr/>
          </w:rPrChange>
        </w:rPr>
        <w:t>Diagrama de secuencia</w:t>
      </w:r>
      <w:bookmarkEnd w:id="1641"/>
    </w:p>
    <w:p w:rsidR="00281306" w:rsidRPr="00DC56EB" w:rsidRDefault="00832E9C" w:rsidP="000B3233">
      <w:pPr>
        <w:pStyle w:val="Ttulo1"/>
        <w:rPr>
          <w:rPrChange w:id="1644" w:author="Pervac" w:date="2014-08-31T23:45:00Z">
            <w:rPr/>
          </w:rPrChange>
        </w:rPr>
      </w:pPr>
      <w:bookmarkStart w:id="1645" w:name="_Toc396406900"/>
      <w:r w:rsidRPr="00DC56EB">
        <w:rPr>
          <w:rPrChange w:id="1646" w:author="Pervac" w:date="2014-08-31T23:45:00Z">
            <w:rPr/>
          </w:rPrChange>
        </w:rPr>
        <w:t>1</w:t>
      </w:r>
      <w:r w:rsidR="000B3233" w:rsidRPr="00DC56EB">
        <w:rPr>
          <w:rPrChange w:id="1647" w:author="Pervac" w:date="2014-08-31T23:45:00Z">
            <w:rPr/>
          </w:rPrChange>
        </w:rPr>
        <w:t>.6</w:t>
      </w:r>
      <w:r w:rsidR="00281306" w:rsidRPr="00DC56EB">
        <w:rPr>
          <w:rPrChange w:id="1648" w:author="Pervac" w:date="2014-08-31T23:45:00Z">
            <w:rPr/>
          </w:rPrChange>
        </w:rPr>
        <w:t xml:space="preserve"> Desarrollo de</w:t>
      </w:r>
      <w:r w:rsidR="000B3233" w:rsidRPr="00DC56EB">
        <w:rPr>
          <w:rPrChange w:id="1649" w:author="Pervac" w:date="2014-08-31T23:45:00Z">
            <w:rPr/>
          </w:rPrChange>
        </w:rPr>
        <w:t xml:space="preserve"> la A</w:t>
      </w:r>
      <w:r w:rsidR="00281306" w:rsidRPr="00DC56EB">
        <w:rPr>
          <w:rPrChange w:id="1650" w:author="Pervac" w:date="2014-08-31T23:45:00Z">
            <w:rPr/>
          </w:rPrChange>
        </w:rPr>
        <w:t>plicación</w:t>
      </w:r>
      <w:bookmarkEnd w:id="1645"/>
    </w:p>
    <w:p w:rsidR="003609DC" w:rsidRPr="00DC56EB" w:rsidRDefault="003609DC" w:rsidP="00F0584A">
      <w:pPr>
        <w:rPr>
          <w:rStyle w:val="plsql-word"/>
          <w:rFonts w:cs="Cambria Math"/>
          <w:color w:val="000000"/>
          <w:sz w:val="20"/>
          <w:szCs w:val="20"/>
          <w:rPrChange w:id="1651"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2"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3"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4"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5"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6"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7"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8"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59"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60"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rStyle w:val="plsql-word"/>
          <w:rFonts w:cs="Cambria Math"/>
          <w:color w:val="000000"/>
          <w:sz w:val="20"/>
          <w:szCs w:val="20"/>
          <w:rPrChange w:id="1661" w:author="Pervac" w:date="2014-08-31T23:45:00Z">
            <w:rPr>
              <w:rStyle w:val="plsql-word"/>
              <w:rFonts w:ascii="Cambria Math" w:hAnsi="Cambria Math" w:cs="Cambria Math"/>
              <w:color w:val="000000"/>
              <w:sz w:val="20"/>
              <w:szCs w:val="20"/>
            </w:rPr>
          </w:rPrChange>
        </w:rPr>
      </w:pPr>
    </w:p>
    <w:p w:rsidR="003609DC" w:rsidRPr="00DC56EB" w:rsidRDefault="003609DC" w:rsidP="00F0584A">
      <w:pPr>
        <w:rPr>
          <w:color w:val="000000" w:themeColor="text1"/>
          <w:sz w:val="24"/>
          <w:szCs w:val="24"/>
        </w:rPr>
      </w:pPr>
    </w:p>
    <w:p w:rsidR="008D02E4" w:rsidRPr="00DC56EB" w:rsidRDefault="000B3233" w:rsidP="000B3233">
      <w:pPr>
        <w:pStyle w:val="Ttulo2"/>
        <w:rPr>
          <w:rPrChange w:id="1662" w:author="Pervac" w:date="2014-08-31T23:45:00Z">
            <w:rPr/>
          </w:rPrChange>
        </w:rPr>
      </w:pPr>
      <w:bookmarkStart w:id="1663" w:name="_Toc396406901"/>
      <w:r w:rsidRPr="00DC56EB">
        <w:lastRenderedPageBreak/>
        <w:t>1.6.1</w:t>
      </w:r>
      <w:r w:rsidR="008D02E4" w:rsidRPr="00DC56EB">
        <w:rPr>
          <w:rPrChange w:id="1664" w:author="Pervac" w:date="2014-08-31T23:45:00Z">
            <w:rPr/>
          </w:rPrChange>
        </w:rPr>
        <w:t xml:space="preserve"> Interfaz Gráfica de Usuario</w:t>
      </w:r>
      <w:bookmarkEnd w:id="1663"/>
    </w:p>
    <w:p w:rsidR="009B3819" w:rsidRPr="00DC56EB" w:rsidRDefault="009B3819" w:rsidP="00185100">
      <w:pPr>
        <w:pStyle w:val="Ttulo2"/>
        <w:rPr>
          <w:rPrChange w:id="1665" w:author="Pervac" w:date="2014-08-31T23:45:00Z">
            <w:rPr/>
          </w:rPrChange>
        </w:rPr>
      </w:pPr>
    </w:p>
    <w:p w:rsidR="009B3819" w:rsidRPr="00DC56EB" w:rsidRDefault="008D02E4" w:rsidP="009B3819">
      <w:pPr>
        <w:spacing w:line="480" w:lineRule="auto"/>
        <w:rPr>
          <w:color w:val="000000" w:themeColor="text1"/>
          <w:sz w:val="28"/>
          <w:szCs w:val="28"/>
          <w:rPrChange w:id="1666" w:author="Pervac" w:date="2014-08-31T23:45:00Z">
            <w:rPr>
              <w:rFonts w:ascii="Buxton Sketch" w:hAnsi="Buxton Sketch"/>
              <w:color w:val="000000" w:themeColor="text1"/>
              <w:sz w:val="28"/>
              <w:szCs w:val="28"/>
            </w:rPr>
          </w:rPrChange>
        </w:rPr>
      </w:pPr>
      <w:r w:rsidRPr="00DC56EB">
        <w:rPr>
          <w:noProof/>
          <w:color w:val="000000" w:themeColor="text1"/>
          <w:lang w:eastAsia="es-PE"/>
        </w:rPr>
        <w:drawing>
          <wp:inline distT="0" distB="0" distL="0" distR="0" wp14:anchorId="6C4BE6A5" wp14:editId="36DC3676">
            <wp:extent cx="5400040" cy="3915304"/>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915304"/>
                    </a:xfrm>
                    <a:prstGeom prst="rect">
                      <a:avLst/>
                    </a:prstGeom>
                  </pic:spPr>
                </pic:pic>
              </a:graphicData>
            </a:graphic>
          </wp:inline>
        </w:drawing>
      </w:r>
    </w:p>
    <w:p w:rsidR="008D02E4" w:rsidRPr="00DC56EB" w:rsidRDefault="008D02E4" w:rsidP="009B3819">
      <w:pPr>
        <w:spacing w:line="480" w:lineRule="auto"/>
        <w:rPr>
          <w:color w:val="000000" w:themeColor="text1"/>
          <w:sz w:val="28"/>
          <w:szCs w:val="28"/>
          <w:rPrChange w:id="1667" w:author="Pervac" w:date="2014-08-31T23:45:00Z">
            <w:rPr>
              <w:rFonts w:ascii="Buxton Sketch" w:hAnsi="Buxton Sketch"/>
              <w:color w:val="000000" w:themeColor="text1"/>
              <w:sz w:val="28"/>
              <w:szCs w:val="28"/>
            </w:rPr>
          </w:rPrChange>
        </w:rPr>
      </w:pPr>
      <w:r w:rsidRPr="00DC56EB">
        <w:rPr>
          <w:noProof/>
          <w:color w:val="000000" w:themeColor="text1"/>
          <w:lang w:eastAsia="es-PE"/>
        </w:rPr>
        <w:drawing>
          <wp:inline distT="0" distB="0" distL="0" distR="0" wp14:anchorId="392223B6" wp14:editId="6DC0C499">
            <wp:extent cx="5400040" cy="391530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915304"/>
                    </a:xfrm>
                    <a:prstGeom prst="rect">
                      <a:avLst/>
                    </a:prstGeom>
                  </pic:spPr>
                </pic:pic>
              </a:graphicData>
            </a:graphic>
          </wp:inline>
        </w:drawing>
      </w:r>
    </w:p>
    <w:p w:rsidR="008D02E4" w:rsidRPr="00DC56EB" w:rsidRDefault="008D02E4" w:rsidP="009B3819">
      <w:pPr>
        <w:spacing w:line="480" w:lineRule="auto"/>
        <w:rPr>
          <w:color w:val="000000" w:themeColor="text1"/>
          <w:sz w:val="28"/>
          <w:szCs w:val="28"/>
          <w:rPrChange w:id="1668" w:author="Pervac" w:date="2014-08-31T23:45:00Z">
            <w:rPr>
              <w:rFonts w:ascii="Buxton Sketch" w:hAnsi="Buxton Sketch"/>
              <w:color w:val="000000" w:themeColor="text1"/>
              <w:sz w:val="28"/>
              <w:szCs w:val="28"/>
            </w:rPr>
          </w:rPrChange>
        </w:rPr>
      </w:pPr>
      <w:r w:rsidRPr="00DC56EB">
        <w:rPr>
          <w:noProof/>
          <w:color w:val="000000" w:themeColor="text1"/>
          <w:lang w:eastAsia="es-PE"/>
        </w:rPr>
        <w:lastRenderedPageBreak/>
        <w:drawing>
          <wp:inline distT="0" distB="0" distL="0" distR="0" wp14:anchorId="1743065D" wp14:editId="0157DD1B">
            <wp:extent cx="5400040" cy="3915304"/>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915304"/>
                    </a:xfrm>
                    <a:prstGeom prst="rect">
                      <a:avLst/>
                    </a:prstGeom>
                  </pic:spPr>
                </pic:pic>
              </a:graphicData>
            </a:graphic>
          </wp:inline>
        </w:drawing>
      </w:r>
    </w:p>
    <w:p w:rsidR="008D02E4" w:rsidRPr="00DC56EB" w:rsidRDefault="008D02E4" w:rsidP="009B3819">
      <w:pPr>
        <w:spacing w:line="480" w:lineRule="auto"/>
        <w:rPr>
          <w:color w:val="000000" w:themeColor="text1"/>
          <w:sz w:val="28"/>
          <w:szCs w:val="28"/>
          <w:rPrChange w:id="1669" w:author="Pervac" w:date="2014-08-31T23:45:00Z">
            <w:rPr>
              <w:rFonts w:ascii="Buxton Sketch" w:hAnsi="Buxton Sketch"/>
              <w:color w:val="000000" w:themeColor="text1"/>
              <w:sz w:val="28"/>
              <w:szCs w:val="28"/>
            </w:rPr>
          </w:rPrChange>
        </w:rPr>
      </w:pPr>
      <w:r w:rsidRPr="00DC56EB">
        <w:rPr>
          <w:noProof/>
          <w:color w:val="000000" w:themeColor="text1"/>
          <w:lang w:eastAsia="es-PE"/>
        </w:rPr>
        <w:drawing>
          <wp:inline distT="0" distB="0" distL="0" distR="0" wp14:anchorId="22C9F495" wp14:editId="38B8AC35">
            <wp:extent cx="5400040" cy="3915304"/>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915304"/>
                    </a:xfrm>
                    <a:prstGeom prst="rect">
                      <a:avLst/>
                    </a:prstGeom>
                  </pic:spPr>
                </pic:pic>
              </a:graphicData>
            </a:graphic>
          </wp:inline>
        </w:drawing>
      </w:r>
    </w:p>
    <w:p w:rsidR="008D02E4" w:rsidRPr="00DC56EB" w:rsidRDefault="008D02E4" w:rsidP="009B3819">
      <w:pPr>
        <w:spacing w:line="480" w:lineRule="auto"/>
        <w:rPr>
          <w:color w:val="000000" w:themeColor="text1"/>
          <w:sz w:val="28"/>
          <w:szCs w:val="28"/>
          <w:rPrChange w:id="1670" w:author="Pervac" w:date="2014-08-31T23:45:00Z">
            <w:rPr>
              <w:rFonts w:ascii="Buxton Sketch" w:hAnsi="Buxton Sketch"/>
              <w:color w:val="000000" w:themeColor="text1"/>
              <w:sz w:val="28"/>
              <w:szCs w:val="28"/>
            </w:rPr>
          </w:rPrChange>
        </w:rPr>
      </w:pPr>
      <w:r w:rsidRPr="00DC56EB">
        <w:rPr>
          <w:noProof/>
          <w:color w:val="000000" w:themeColor="text1"/>
          <w:lang w:eastAsia="es-PE"/>
        </w:rPr>
        <w:lastRenderedPageBreak/>
        <w:drawing>
          <wp:inline distT="0" distB="0" distL="0" distR="0" wp14:anchorId="1FB33573" wp14:editId="391643CF">
            <wp:extent cx="5400040" cy="3915304"/>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3915304"/>
                    </a:xfrm>
                    <a:prstGeom prst="rect">
                      <a:avLst/>
                    </a:prstGeom>
                  </pic:spPr>
                </pic:pic>
              </a:graphicData>
            </a:graphic>
          </wp:inline>
        </w:drawing>
      </w:r>
    </w:p>
    <w:p w:rsidR="008D02E4" w:rsidRPr="00DC56EB" w:rsidRDefault="008D02E4" w:rsidP="009B3819">
      <w:pPr>
        <w:spacing w:line="480" w:lineRule="auto"/>
        <w:rPr>
          <w:color w:val="000000" w:themeColor="text1"/>
          <w:sz w:val="28"/>
          <w:szCs w:val="28"/>
          <w:rPrChange w:id="1671" w:author="Pervac" w:date="2014-08-31T23:45:00Z">
            <w:rPr>
              <w:rFonts w:ascii="Buxton Sketch" w:hAnsi="Buxton Sketch"/>
              <w:color w:val="000000" w:themeColor="text1"/>
              <w:sz w:val="28"/>
              <w:szCs w:val="28"/>
            </w:rPr>
          </w:rPrChange>
        </w:rPr>
      </w:pPr>
      <w:r w:rsidRPr="00DC56EB">
        <w:rPr>
          <w:noProof/>
          <w:color w:val="000000" w:themeColor="text1"/>
          <w:lang w:eastAsia="es-PE"/>
        </w:rPr>
        <w:drawing>
          <wp:inline distT="0" distB="0" distL="0" distR="0" wp14:anchorId="26343D88" wp14:editId="3D29625F">
            <wp:extent cx="5400040" cy="391530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3915304"/>
                    </a:xfrm>
                    <a:prstGeom prst="rect">
                      <a:avLst/>
                    </a:prstGeom>
                  </pic:spPr>
                </pic:pic>
              </a:graphicData>
            </a:graphic>
          </wp:inline>
        </w:drawing>
      </w:r>
    </w:p>
    <w:p w:rsidR="009B3819" w:rsidRPr="00DC56EB" w:rsidRDefault="009B3819" w:rsidP="009B3819">
      <w:pPr>
        <w:spacing w:line="480" w:lineRule="auto"/>
        <w:rPr>
          <w:color w:val="000000" w:themeColor="text1"/>
          <w:sz w:val="28"/>
          <w:szCs w:val="28"/>
          <w:rPrChange w:id="1672" w:author="Pervac" w:date="2014-08-31T23:45:00Z">
            <w:rPr>
              <w:rFonts w:ascii="Buxton Sketch" w:hAnsi="Buxton Sketch"/>
              <w:color w:val="000000" w:themeColor="text1"/>
              <w:sz w:val="28"/>
              <w:szCs w:val="28"/>
            </w:rPr>
          </w:rPrChange>
        </w:rPr>
      </w:pPr>
    </w:p>
    <w:p w:rsidR="005D6B04" w:rsidRPr="00DC56EB" w:rsidRDefault="008D02E4" w:rsidP="000B3233">
      <w:pPr>
        <w:pStyle w:val="Ttulo2"/>
        <w:rPr>
          <w:rPrChange w:id="1673" w:author="Pervac" w:date="2014-08-31T23:45:00Z">
            <w:rPr/>
          </w:rPrChange>
        </w:rPr>
      </w:pPr>
      <w:bookmarkStart w:id="1674" w:name="_Toc396406902"/>
      <w:r w:rsidRPr="00DC56EB">
        <w:lastRenderedPageBreak/>
        <w:t>1.6</w:t>
      </w:r>
      <w:r w:rsidR="000B3233" w:rsidRPr="00DC56EB">
        <w:rPr>
          <w:rPrChange w:id="1675" w:author="Pervac" w:date="2014-08-31T23:45:00Z">
            <w:rPr/>
          </w:rPrChange>
        </w:rPr>
        <w:t>.2</w:t>
      </w:r>
      <w:r w:rsidRPr="00DC56EB">
        <w:rPr>
          <w:rPrChange w:id="1676" w:author="Pervac" w:date="2014-08-31T23:45:00Z">
            <w:rPr/>
          </w:rPrChange>
        </w:rPr>
        <w:t xml:space="preserve"> </w:t>
      </w:r>
      <w:bookmarkStart w:id="1677" w:name="_Toc384591223"/>
      <w:r w:rsidR="005D6B04" w:rsidRPr="00DC56EB">
        <w:rPr>
          <w:rPrChange w:id="1678" w:author="Pervac" w:date="2014-08-31T23:45:00Z">
            <w:rPr/>
          </w:rPrChange>
        </w:rPr>
        <w:t>Hardware Empleado en el Software</w:t>
      </w:r>
      <w:bookmarkEnd w:id="1674"/>
      <w:bookmarkEnd w:id="1677"/>
    </w:p>
    <w:p w:rsidR="000473F8" w:rsidRPr="00DC56EB" w:rsidRDefault="000473F8" w:rsidP="005D6B04">
      <w:pPr>
        <w:spacing w:line="480" w:lineRule="auto"/>
        <w:rPr>
          <w:rFonts w:cs="Times New Roman"/>
          <w:color w:val="000000" w:themeColor="text1"/>
          <w:sz w:val="24"/>
          <w:szCs w:val="24"/>
          <w:rPrChange w:id="1679" w:author="Pervac" w:date="2014-08-31T23:45:00Z">
            <w:rPr>
              <w:rFonts w:cs="Times New Roman"/>
              <w:color w:val="000000" w:themeColor="text1"/>
              <w:sz w:val="24"/>
              <w:szCs w:val="24"/>
            </w:rPr>
          </w:rPrChange>
        </w:rPr>
      </w:pPr>
    </w:p>
    <w:p w:rsidR="005D6B04" w:rsidRPr="00DC56EB" w:rsidRDefault="005D6B04" w:rsidP="005D6B04">
      <w:pPr>
        <w:spacing w:line="480" w:lineRule="auto"/>
        <w:rPr>
          <w:rFonts w:cs="Times New Roman"/>
          <w:color w:val="000000" w:themeColor="text1"/>
          <w:sz w:val="24"/>
          <w:szCs w:val="24"/>
          <w:rPrChange w:id="1680"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681" w:author="Pervac" w:date="2014-08-31T23:45:00Z">
            <w:rPr>
              <w:rFonts w:cs="Times New Roman"/>
              <w:color w:val="000000" w:themeColor="text1"/>
              <w:sz w:val="24"/>
              <w:szCs w:val="24"/>
            </w:rPr>
          </w:rPrChange>
        </w:rPr>
        <w:t xml:space="preserve">Siguiendo la línea de cumplimiento de objetivos en el hardware, los componentes del hardware empleados en el presente trabajo  son: </w:t>
      </w:r>
    </w:p>
    <w:p w:rsidR="005D6B04" w:rsidRPr="00DC56EB" w:rsidRDefault="005D6B04" w:rsidP="005D6B04">
      <w:pPr>
        <w:pStyle w:val="Ttulo2"/>
        <w:rPr>
          <w:szCs w:val="24"/>
          <w:rPrChange w:id="1682" w:author="Pervac" w:date="2014-08-31T23:45:00Z">
            <w:rPr>
              <w:szCs w:val="24"/>
            </w:rPr>
          </w:rPrChange>
        </w:rPr>
      </w:pPr>
      <w:bookmarkStart w:id="1683" w:name="_Toc396406903"/>
      <w:r w:rsidRPr="00DC56EB">
        <w:rPr>
          <w:szCs w:val="24"/>
          <w:rPrChange w:id="1684" w:author="Pervac" w:date="2014-08-31T23:45:00Z">
            <w:rPr>
              <w:szCs w:val="24"/>
            </w:rPr>
          </w:rPrChange>
        </w:rPr>
        <w:t xml:space="preserve">Lector de Código de Barras Symbol </w:t>
      </w:r>
      <w:proofErr w:type="spellStart"/>
      <w:r w:rsidRPr="00DC56EB">
        <w:rPr>
          <w:szCs w:val="24"/>
          <w:rPrChange w:id="1685" w:author="Pervac" w:date="2014-08-31T23:45:00Z">
            <w:rPr>
              <w:szCs w:val="24"/>
            </w:rPr>
          </w:rPrChange>
        </w:rPr>
        <w:t>Ds</w:t>
      </w:r>
      <w:proofErr w:type="spellEnd"/>
      <w:r w:rsidRPr="00DC56EB">
        <w:rPr>
          <w:szCs w:val="24"/>
          <w:rPrChange w:id="1686" w:author="Pervac" w:date="2014-08-31T23:45:00Z">
            <w:rPr>
              <w:szCs w:val="24"/>
            </w:rPr>
          </w:rPrChange>
        </w:rPr>
        <w:t xml:space="preserve"> 6608 2d</w:t>
      </w:r>
      <w:bookmarkEnd w:id="1683"/>
    </w:p>
    <w:p w:rsidR="005D6B04" w:rsidRPr="00DC56EB" w:rsidRDefault="005D6B04" w:rsidP="005D6B04">
      <w:pPr>
        <w:rPr>
          <w:color w:val="000000" w:themeColor="text1"/>
          <w:sz w:val="24"/>
          <w:szCs w:val="24"/>
          <w:rPrChange w:id="1687" w:author="Pervac" w:date="2014-08-31T23:45:00Z">
            <w:rPr>
              <w:color w:val="000000" w:themeColor="text1"/>
              <w:sz w:val="24"/>
              <w:szCs w:val="24"/>
            </w:rPr>
          </w:rPrChange>
        </w:rPr>
      </w:pPr>
    </w:p>
    <w:p w:rsidR="005D6B04" w:rsidRPr="00DC56EB" w:rsidRDefault="005D6B04" w:rsidP="005D6B04">
      <w:pPr>
        <w:pStyle w:val="Prrafodelista"/>
        <w:spacing w:line="480" w:lineRule="auto"/>
        <w:ind w:left="0"/>
        <w:jc w:val="both"/>
        <w:rPr>
          <w:rFonts w:cs="Times New Roman"/>
          <w:color w:val="000000" w:themeColor="text1"/>
          <w:sz w:val="24"/>
          <w:szCs w:val="24"/>
          <w:rPrChange w:id="1688"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689" w:author="Pervac" w:date="2014-08-31T23:45:00Z">
            <w:rPr>
              <w:rFonts w:cs="Times New Roman"/>
              <w:color w:val="000000" w:themeColor="text1"/>
              <w:sz w:val="24"/>
              <w:szCs w:val="24"/>
            </w:rPr>
          </w:rPrChange>
        </w:rPr>
        <w:t>Los lectores de código de barras de permiten acelerar los procesos de lectura, alta y control de inventarios en clínicas médicas y hospitales con captura de datos superior y perfecta integración con otros sistemas de redes y de Sistemas de Información integrados con la lectura de códigos de barras.</w:t>
      </w:r>
    </w:p>
    <w:p w:rsidR="005D6B04" w:rsidRPr="00DC56EB" w:rsidRDefault="005D6B04" w:rsidP="005D6B04">
      <w:pPr>
        <w:spacing w:line="480" w:lineRule="auto"/>
        <w:jc w:val="both"/>
        <w:rPr>
          <w:rFonts w:cs="Times New Roman"/>
          <w:color w:val="000000" w:themeColor="text1"/>
          <w:sz w:val="24"/>
          <w:szCs w:val="24"/>
          <w:rPrChange w:id="1690"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691" w:author="Pervac" w:date="2014-08-31T23:45:00Z">
            <w:rPr>
              <w:rFonts w:cs="Times New Roman"/>
              <w:color w:val="000000" w:themeColor="text1"/>
              <w:sz w:val="24"/>
              <w:szCs w:val="24"/>
            </w:rPr>
          </w:rPrChange>
        </w:rPr>
        <w:t xml:space="preserve">Para cumplir los objetivos se dio por viable la utilización del hardware Lector de código de Barras (Motorola Symbol DS 6608) por las siguientes razones: </w:t>
      </w:r>
    </w:p>
    <w:p w:rsidR="005D6B04" w:rsidRPr="00DC56EB" w:rsidRDefault="005D6B04" w:rsidP="005D6B04">
      <w:pPr>
        <w:pStyle w:val="Prrafodelista"/>
        <w:numPr>
          <w:ilvl w:val="0"/>
          <w:numId w:val="5"/>
        </w:numPr>
        <w:spacing w:line="480" w:lineRule="auto"/>
        <w:rPr>
          <w:rFonts w:cs="Times New Roman"/>
          <w:color w:val="000000" w:themeColor="text1"/>
          <w:sz w:val="24"/>
          <w:szCs w:val="24"/>
          <w:rPrChange w:id="1692"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693" w:author="Pervac" w:date="2014-08-31T23:45:00Z">
            <w:rPr>
              <w:rFonts w:cs="Times New Roman"/>
              <w:color w:val="000000" w:themeColor="text1"/>
              <w:sz w:val="24"/>
              <w:szCs w:val="24"/>
            </w:rPr>
          </w:rPrChange>
        </w:rPr>
        <w:t>Agilidad en la lectura de  códigos 1D y 2D.</w:t>
      </w:r>
    </w:p>
    <w:p w:rsidR="005D6B04" w:rsidRPr="00DC56EB" w:rsidRDefault="005D6B04" w:rsidP="005D6B04">
      <w:pPr>
        <w:pStyle w:val="Prrafodelista"/>
        <w:numPr>
          <w:ilvl w:val="0"/>
          <w:numId w:val="5"/>
        </w:numPr>
        <w:spacing w:line="480" w:lineRule="auto"/>
        <w:rPr>
          <w:rFonts w:cs="Times New Roman"/>
          <w:color w:val="000000" w:themeColor="text1"/>
          <w:sz w:val="24"/>
          <w:szCs w:val="24"/>
          <w:rPrChange w:id="1694"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695" w:author="Pervac" w:date="2014-08-31T23:45:00Z">
            <w:rPr>
              <w:rFonts w:cs="Times New Roman"/>
              <w:color w:val="000000" w:themeColor="text1"/>
              <w:sz w:val="24"/>
              <w:szCs w:val="24"/>
            </w:rPr>
          </w:rPrChange>
        </w:rPr>
        <w:t>Ante la pérdida de una Tarjeta de Identificación del personal el lector puede leer el código de barras del DNI, permitiendo su acceso rápidamente.</w:t>
      </w:r>
    </w:p>
    <w:p w:rsidR="005D6B04" w:rsidRPr="00DC56EB" w:rsidRDefault="005D6B04" w:rsidP="005D6B04">
      <w:pPr>
        <w:pStyle w:val="Prrafodelista"/>
        <w:numPr>
          <w:ilvl w:val="0"/>
          <w:numId w:val="5"/>
        </w:numPr>
        <w:spacing w:line="480" w:lineRule="auto"/>
        <w:rPr>
          <w:rFonts w:cs="Times New Roman"/>
          <w:color w:val="000000" w:themeColor="text1"/>
          <w:sz w:val="24"/>
          <w:szCs w:val="24"/>
          <w:rPrChange w:id="1696"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697" w:author="Pervac" w:date="2014-08-31T23:45:00Z">
            <w:rPr>
              <w:rFonts w:cs="Times New Roman"/>
              <w:color w:val="000000" w:themeColor="text1"/>
              <w:sz w:val="24"/>
              <w:szCs w:val="24"/>
            </w:rPr>
          </w:rPrChange>
        </w:rPr>
        <w:t>La impresión de Tarjeta de Identificación es barato, ya que representaría un gasto  de S/ 0.50 CU.</w:t>
      </w:r>
    </w:p>
    <w:p w:rsidR="005D6B04" w:rsidRPr="00DC56EB" w:rsidRDefault="005D6B04" w:rsidP="005D6B04">
      <w:pPr>
        <w:pStyle w:val="Prrafodelista"/>
        <w:numPr>
          <w:ilvl w:val="0"/>
          <w:numId w:val="5"/>
        </w:numPr>
        <w:spacing w:line="480" w:lineRule="auto"/>
        <w:rPr>
          <w:rFonts w:cs="Times New Roman"/>
          <w:color w:val="000000" w:themeColor="text1"/>
          <w:sz w:val="24"/>
          <w:szCs w:val="24"/>
          <w:rPrChange w:id="1698"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699" w:author="Pervac" w:date="2014-08-31T23:45:00Z">
            <w:rPr>
              <w:rFonts w:cs="Times New Roman"/>
              <w:color w:val="000000" w:themeColor="text1"/>
              <w:sz w:val="24"/>
              <w:szCs w:val="24"/>
            </w:rPr>
          </w:rPrChange>
        </w:rPr>
        <w:t>Porcentaje de erro en la lectura es muy bajo, siendo este de 0.09 %.</w:t>
      </w:r>
    </w:p>
    <w:p w:rsidR="005D6B04" w:rsidRPr="00DC56EB" w:rsidRDefault="005D6B04" w:rsidP="005D6B04">
      <w:pPr>
        <w:pStyle w:val="Prrafodelista"/>
        <w:numPr>
          <w:ilvl w:val="0"/>
          <w:numId w:val="5"/>
        </w:numPr>
        <w:spacing w:line="480" w:lineRule="auto"/>
        <w:rPr>
          <w:rFonts w:cs="Times New Roman"/>
          <w:color w:val="000000" w:themeColor="text1"/>
          <w:sz w:val="24"/>
          <w:szCs w:val="24"/>
          <w:rPrChange w:id="1700"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01" w:author="Pervac" w:date="2014-08-31T23:45:00Z">
            <w:rPr>
              <w:rFonts w:cs="Times New Roman"/>
              <w:color w:val="000000" w:themeColor="text1"/>
              <w:sz w:val="24"/>
              <w:szCs w:val="24"/>
            </w:rPr>
          </w:rPrChange>
        </w:rPr>
        <w:t>El lector de código de barras es fácil de conectar e instalar, ya que este cuenta con conexión USB.</w:t>
      </w:r>
    </w:p>
    <w:p w:rsidR="005D6B04" w:rsidRPr="00DC56EB" w:rsidRDefault="005D6B04" w:rsidP="005D6B04">
      <w:pPr>
        <w:pStyle w:val="Prrafodelista"/>
        <w:numPr>
          <w:ilvl w:val="0"/>
          <w:numId w:val="5"/>
        </w:numPr>
        <w:spacing w:line="480" w:lineRule="auto"/>
        <w:rPr>
          <w:rFonts w:cs="Times New Roman"/>
          <w:color w:val="000000" w:themeColor="text1"/>
          <w:sz w:val="24"/>
          <w:szCs w:val="24"/>
          <w:rPrChange w:id="1702"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03" w:author="Pervac" w:date="2014-08-31T23:45:00Z">
            <w:rPr>
              <w:rFonts w:cs="Times New Roman"/>
              <w:color w:val="000000" w:themeColor="text1"/>
              <w:sz w:val="24"/>
              <w:szCs w:val="24"/>
            </w:rPr>
          </w:rPrChange>
        </w:rPr>
        <w:t>No necesita de una toma externa de corriente eléctrica, ya que su funcionamiento es similar el teclado de una computadora.</w:t>
      </w:r>
    </w:p>
    <w:p w:rsidR="005D6B04" w:rsidRPr="00DC56EB" w:rsidRDefault="005D6B04" w:rsidP="005D6B04">
      <w:pPr>
        <w:pStyle w:val="Prrafodelista"/>
        <w:numPr>
          <w:ilvl w:val="0"/>
          <w:numId w:val="5"/>
        </w:numPr>
        <w:spacing w:line="480" w:lineRule="auto"/>
        <w:rPr>
          <w:rFonts w:cs="Times New Roman"/>
          <w:color w:val="000000" w:themeColor="text1"/>
          <w:sz w:val="24"/>
          <w:szCs w:val="24"/>
          <w:rPrChange w:id="1704"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05" w:author="Pervac" w:date="2014-08-31T23:45:00Z">
            <w:rPr>
              <w:rFonts w:cs="Times New Roman"/>
              <w:color w:val="000000" w:themeColor="text1"/>
              <w:sz w:val="24"/>
              <w:szCs w:val="24"/>
            </w:rPr>
          </w:rPrChange>
        </w:rPr>
        <w:t>El costo del hardware es viable S/ 450.00.</w:t>
      </w:r>
    </w:p>
    <w:p w:rsidR="005D6B04" w:rsidRPr="00DC56EB" w:rsidRDefault="005D6B04" w:rsidP="005D6B04">
      <w:pPr>
        <w:pStyle w:val="Prrafodelista"/>
        <w:keepNext/>
        <w:spacing w:line="480" w:lineRule="auto"/>
        <w:jc w:val="both"/>
        <w:rPr>
          <w:rFonts w:cs="Times New Roman"/>
          <w:color w:val="000000" w:themeColor="text1"/>
          <w:sz w:val="24"/>
          <w:szCs w:val="24"/>
          <w:rPrChange w:id="1706" w:author="Pervac" w:date="2014-08-31T23:45:00Z">
            <w:rPr>
              <w:rFonts w:cs="Times New Roman"/>
              <w:color w:val="000000" w:themeColor="text1"/>
              <w:sz w:val="24"/>
              <w:szCs w:val="24"/>
            </w:rPr>
          </w:rPrChange>
        </w:rPr>
      </w:pPr>
      <w:r w:rsidRPr="00DC56EB">
        <w:rPr>
          <w:rFonts w:cs="Times New Roman"/>
          <w:noProof/>
          <w:color w:val="000000" w:themeColor="text1"/>
          <w:sz w:val="24"/>
          <w:szCs w:val="24"/>
          <w:lang w:eastAsia="es-PE"/>
          <w:rPrChange w:id="1707" w:author="Pervac" w:date="2014-08-31T23:45:00Z">
            <w:rPr>
              <w:rFonts w:cs="Times New Roman"/>
              <w:noProof/>
              <w:color w:val="000000" w:themeColor="text1"/>
              <w:sz w:val="24"/>
              <w:szCs w:val="24"/>
              <w:lang w:eastAsia="es-PE"/>
            </w:rPr>
          </w:rPrChange>
        </w:rPr>
        <w:lastRenderedPageBreak/>
        <w:drawing>
          <wp:inline distT="0" distB="0" distL="0" distR="0" wp14:anchorId="77AFB9CA" wp14:editId="2B776E13">
            <wp:extent cx="4971803" cy="3728852"/>
            <wp:effectExtent l="0" t="0" r="0" b="0"/>
            <wp:docPr id="7" name="Imagen 4" descr="http://www.costcentral.com/product-images-new/symbol-ds6707-sr20007zz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stcentral.com/product-images-new/symbol-ds6707-sr20007zzr.jpg"/>
                    <pic:cNvPicPr>
                      <a:picLocks noChangeAspect="1" noChangeArrowheads="1"/>
                    </pic:cNvPicPr>
                  </pic:nvPicPr>
                  <pic:blipFill>
                    <a:blip r:embed="rId17"/>
                    <a:srcRect/>
                    <a:stretch>
                      <a:fillRect/>
                    </a:stretch>
                  </pic:blipFill>
                  <pic:spPr bwMode="auto">
                    <a:xfrm>
                      <a:off x="0" y="0"/>
                      <a:ext cx="4980809" cy="3735606"/>
                    </a:xfrm>
                    <a:prstGeom prst="rect">
                      <a:avLst/>
                    </a:prstGeom>
                    <a:noFill/>
                    <a:ln w="9525">
                      <a:noFill/>
                      <a:miter lim="800000"/>
                      <a:headEnd/>
                      <a:tailEnd/>
                    </a:ln>
                  </pic:spPr>
                </pic:pic>
              </a:graphicData>
            </a:graphic>
          </wp:inline>
        </w:drawing>
      </w:r>
    </w:p>
    <w:p w:rsidR="005D6B04" w:rsidRPr="00DC56EB" w:rsidRDefault="005D6B04" w:rsidP="005D6B04">
      <w:pPr>
        <w:pStyle w:val="Epgrafe"/>
        <w:jc w:val="center"/>
        <w:rPr>
          <w:rFonts w:cs="Times New Roman"/>
          <w:color w:val="000000" w:themeColor="text1"/>
          <w:sz w:val="24"/>
          <w:szCs w:val="24"/>
          <w:rPrChange w:id="1708"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09" w:author="Pervac" w:date="2014-08-31T23:45:00Z">
            <w:rPr>
              <w:rFonts w:cs="Times New Roman"/>
              <w:color w:val="000000" w:themeColor="text1"/>
              <w:sz w:val="24"/>
              <w:szCs w:val="24"/>
            </w:rPr>
          </w:rPrChange>
        </w:rPr>
        <w:t xml:space="preserve">Figura </w:t>
      </w:r>
      <w:r w:rsidRPr="00DC56EB">
        <w:rPr>
          <w:rFonts w:cs="Times New Roman"/>
          <w:color w:val="000000" w:themeColor="text1"/>
          <w:sz w:val="24"/>
          <w:szCs w:val="24"/>
          <w:rPrChange w:id="1710" w:author="Pervac" w:date="2014-08-31T23:45:00Z">
            <w:rPr>
              <w:rFonts w:cs="Times New Roman"/>
              <w:color w:val="000000" w:themeColor="text1"/>
              <w:sz w:val="24"/>
              <w:szCs w:val="24"/>
            </w:rPr>
          </w:rPrChange>
        </w:rPr>
        <w:fldChar w:fldCharType="begin"/>
      </w:r>
      <w:r w:rsidRPr="00DC56EB">
        <w:rPr>
          <w:rFonts w:cs="Times New Roman"/>
          <w:color w:val="000000" w:themeColor="text1"/>
          <w:sz w:val="24"/>
          <w:szCs w:val="24"/>
          <w:rPrChange w:id="1711" w:author="Pervac" w:date="2014-08-31T23:45:00Z">
            <w:rPr>
              <w:rFonts w:cs="Times New Roman"/>
              <w:color w:val="000000" w:themeColor="text1"/>
              <w:sz w:val="24"/>
              <w:szCs w:val="24"/>
            </w:rPr>
          </w:rPrChange>
        </w:rPr>
        <w:instrText xml:space="preserve"> SEQ Figura \* ARABIC </w:instrText>
      </w:r>
      <w:r w:rsidRPr="00DC56EB">
        <w:rPr>
          <w:rFonts w:cs="Times New Roman"/>
          <w:color w:val="000000" w:themeColor="text1"/>
          <w:sz w:val="24"/>
          <w:szCs w:val="24"/>
          <w:rPrChange w:id="1712" w:author="Pervac" w:date="2014-08-31T23:45:00Z">
            <w:rPr>
              <w:rFonts w:cs="Times New Roman"/>
              <w:color w:val="000000" w:themeColor="text1"/>
              <w:sz w:val="24"/>
              <w:szCs w:val="24"/>
            </w:rPr>
          </w:rPrChange>
        </w:rPr>
        <w:fldChar w:fldCharType="separate"/>
      </w:r>
      <w:r w:rsidRPr="00DC56EB">
        <w:rPr>
          <w:rFonts w:cs="Times New Roman"/>
          <w:noProof/>
          <w:color w:val="000000" w:themeColor="text1"/>
          <w:sz w:val="24"/>
          <w:szCs w:val="24"/>
          <w:rPrChange w:id="1713" w:author="Pervac" w:date="2014-08-31T23:45:00Z">
            <w:rPr>
              <w:rFonts w:cs="Times New Roman"/>
              <w:noProof/>
              <w:color w:val="000000" w:themeColor="text1"/>
              <w:sz w:val="24"/>
              <w:szCs w:val="24"/>
            </w:rPr>
          </w:rPrChange>
        </w:rPr>
        <w:t>1</w:t>
      </w:r>
      <w:r w:rsidRPr="00DC56EB">
        <w:rPr>
          <w:rFonts w:cs="Times New Roman"/>
          <w:color w:val="000000" w:themeColor="text1"/>
          <w:sz w:val="24"/>
          <w:szCs w:val="24"/>
          <w:rPrChange w:id="1714" w:author="Pervac" w:date="2014-08-31T23:45:00Z">
            <w:rPr>
              <w:rFonts w:cs="Times New Roman"/>
              <w:color w:val="000000" w:themeColor="text1"/>
              <w:sz w:val="24"/>
              <w:szCs w:val="24"/>
            </w:rPr>
          </w:rPrChange>
        </w:rPr>
        <w:fldChar w:fldCharType="end"/>
      </w:r>
      <w:r w:rsidRPr="00DC56EB">
        <w:rPr>
          <w:rFonts w:cs="Times New Roman"/>
          <w:color w:val="000000" w:themeColor="text1"/>
          <w:sz w:val="24"/>
          <w:szCs w:val="24"/>
          <w:rPrChange w:id="1715" w:author="Pervac" w:date="2014-08-31T23:45:00Z">
            <w:rPr>
              <w:rFonts w:cs="Times New Roman"/>
              <w:color w:val="000000" w:themeColor="text1"/>
              <w:sz w:val="24"/>
              <w:szCs w:val="24"/>
            </w:rPr>
          </w:rPrChange>
        </w:rPr>
        <w:t xml:space="preserve"> Lector de Código de Barras Symbol </w:t>
      </w:r>
      <w:proofErr w:type="spellStart"/>
      <w:r w:rsidRPr="00DC56EB">
        <w:rPr>
          <w:rFonts w:cs="Times New Roman"/>
          <w:color w:val="000000" w:themeColor="text1"/>
          <w:sz w:val="24"/>
          <w:szCs w:val="24"/>
          <w:rPrChange w:id="1716" w:author="Pervac" w:date="2014-08-31T23:45:00Z">
            <w:rPr>
              <w:rFonts w:cs="Times New Roman"/>
              <w:color w:val="000000" w:themeColor="text1"/>
              <w:sz w:val="24"/>
              <w:szCs w:val="24"/>
            </w:rPr>
          </w:rPrChange>
        </w:rPr>
        <w:t>Ds</w:t>
      </w:r>
      <w:proofErr w:type="spellEnd"/>
      <w:r w:rsidRPr="00DC56EB">
        <w:rPr>
          <w:rFonts w:cs="Times New Roman"/>
          <w:color w:val="000000" w:themeColor="text1"/>
          <w:sz w:val="24"/>
          <w:szCs w:val="24"/>
          <w:rPrChange w:id="1717" w:author="Pervac" w:date="2014-08-31T23:45:00Z">
            <w:rPr>
              <w:rFonts w:cs="Times New Roman"/>
              <w:color w:val="000000" w:themeColor="text1"/>
              <w:sz w:val="24"/>
              <w:szCs w:val="24"/>
            </w:rPr>
          </w:rPrChange>
        </w:rPr>
        <w:t xml:space="preserve"> 6608 2d.</w:t>
      </w:r>
    </w:p>
    <w:p w:rsidR="005D6B04" w:rsidRPr="00DC56EB" w:rsidRDefault="005D6B04" w:rsidP="005D6B04">
      <w:pPr>
        <w:spacing w:line="480" w:lineRule="auto"/>
        <w:rPr>
          <w:rFonts w:cs="Times New Roman"/>
          <w:color w:val="000000" w:themeColor="text1"/>
          <w:sz w:val="24"/>
          <w:szCs w:val="24"/>
          <w:rPrChange w:id="1718" w:author="Pervac" w:date="2014-08-31T23:45:00Z">
            <w:rPr>
              <w:rFonts w:cs="Times New Roman"/>
              <w:color w:val="000000" w:themeColor="text1"/>
              <w:sz w:val="24"/>
              <w:szCs w:val="24"/>
            </w:rPr>
          </w:rPrChange>
        </w:rPr>
      </w:pPr>
    </w:p>
    <w:p w:rsidR="005D6B04" w:rsidRPr="00DC56EB" w:rsidRDefault="005D6B04" w:rsidP="005D6B04">
      <w:pPr>
        <w:pStyle w:val="Ttulo2"/>
        <w:rPr>
          <w:szCs w:val="24"/>
          <w:rPrChange w:id="1719" w:author="Pervac" w:date="2014-08-31T23:45:00Z">
            <w:rPr>
              <w:szCs w:val="24"/>
            </w:rPr>
          </w:rPrChange>
        </w:rPr>
      </w:pPr>
      <w:bookmarkStart w:id="1720" w:name="_Toc396406904"/>
      <w:proofErr w:type="spellStart"/>
      <w:r w:rsidRPr="00DC56EB">
        <w:rPr>
          <w:szCs w:val="24"/>
          <w:rPrChange w:id="1721" w:author="Pervac" w:date="2014-08-31T23:45:00Z">
            <w:rPr>
              <w:szCs w:val="24"/>
            </w:rPr>
          </w:rPrChange>
        </w:rPr>
        <w:t>Arduino</w:t>
      </w:r>
      <w:proofErr w:type="spellEnd"/>
      <w:r w:rsidRPr="00DC56EB">
        <w:rPr>
          <w:szCs w:val="24"/>
          <w:rPrChange w:id="1722" w:author="Pervac" w:date="2014-08-31T23:45:00Z">
            <w:rPr>
              <w:szCs w:val="24"/>
            </w:rPr>
          </w:rPrChange>
        </w:rPr>
        <w:t xml:space="preserve"> Mega </w:t>
      </w:r>
      <w:proofErr w:type="spellStart"/>
      <w:r w:rsidRPr="00DC56EB">
        <w:rPr>
          <w:szCs w:val="24"/>
          <w:rPrChange w:id="1723" w:author="Pervac" w:date="2014-08-31T23:45:00Z">
            <w:rPr>
              <w:szCs w:val="24"/>
            </w:rPr>
          </w:rPrChange>
        </w:rPr>
        <w:t>Rev</w:t>
      </w:r>
      <w:proofErr w:type="spellEnd"/>
      <w:r w:rsidRPr="00DC56EB">
        <w:rPr>
          <w:szCs w:val="24"/>
          <w:rPrChange w:id="1724" w:author="Pervac" w:date="2014-08-31T23:45:00Z">
            <w:rPr>
              <w:szCs w:val="24"/>
            </w:rPr>
          </w:rPrChange>
        </w:rPr>
        <w:t xml:space="preserve"> 3 2560</w:t>
      </w:r>
      <w:bookmarkEnd w:id="1720"/>
    </w:p>
    <w:p w:rsidR="005D6B04" w:rsidRPr="00DC56EB" w:rsidRDefault="005D6B04" w:rsidP="005D6B04">
      <w:pPr>
        <w:rPr>
          <w:color w:val="000000" w:themeColor="text1"/>
          <w:sz w:val="24"/>
          <w:szCs w:val="24"/>
          <w:rPrChange w:id="1725" w:author="Pervac" w:date="2014-08-31T23:45:00Z">
            <w:rPr>
              <w:color w:val="000000" w:themeColor="text1"/>
              <w:sz w:val="24"/>
              <w:szCs w:val="24"/>
            </w:rPr>
          </w:rPrChange>
        </w:rPr>
      </w:pPr>
    </w:p>
    <w:p w:rsidR="005D6B04" w:rsidRPr="00DC56EB" w:rsidRDefault="005D6B04" w:rsidP="005D6B04">
      <w:pPr>
        <w:pStyle w:val="Prrafodelista"/>
        <w:spacing w:line="480" w:lineRule="auto"/>
        <w:ind w:left="0"/>
        <w:jc w:val="both"/>
        <w:rPr>
          <w:rFonts w:cs="Times New Roman"/>
          <w:color w:val="000000" w:themeColor="text1"/>
          <w:sz w:val="24"/>
          <w:szCs w:val="24"/>
          <w:rPrChange w:id="1726"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27" w:author="Pervac" w:date="2014-08-31T23:45:00Z">
            <w:rPr>
              <w:rFonts w:cs="Times New Roman"/>
              <w:color w:val="000000" w:themeColor="text1"/>
              <w:sz w:val="24"/>
              <w:szCs w:val="24"/>
            </w:rPr>
          </w:rPrChange>
        </w:rPr>
        <w:t xml:space="preserve">Es una plataforma de hardware libre, basada en una placa con un </w:t>
      </w:r>
      <w:proofErr w:type="spellStart"/>
      <w:r w:rsidRPr="00DC56EB">
        <w:rPr>
          <w:rFonts w:cs="Times New Roman"/>
          <w:color w:val="000000" w:themeColor="text1"/>
          <w:sz w:val="24"/>
          <w:szCs w:val="24"/>
          <w:rPrChange w:id="1728" w:author="Pervac" w:date="2014-08-31T23:45:00Z">
            <w:rPr>
              <w:rFonts w:cs="Times New Roman"/>
              <w:color w:val="000000" w:themeColor="text1"/>
              <w:sz w:val="24"/>
              <w:szCs w:val="24"/>
            </w:rPr>
          </w:rPrChange>
        </w:rPr>
        <w:t>microcontrolador</w:t>
      </w:r>
      <w:proofErr w:type="spellEnd"/>
      <w:r w:rsidRPr="00DC56EB">
        <w:rPr>
          <w:rFonts w:cs="Times New Roman"/>
          <w:color w:val="000000" w:themeColor="text1"/>
          <w:sz w:val="24"/>
          <w:szCs w:val="24"/>
          <w:rPrChange w:id="1729" w:author="Pervac" w:date="2014-08-31T23:45:00Z">
            <w:rPr>
              <w:rFonts w:cs="Times New Roman"/>
              <w:color w:val="000000" w:themeColor="text1"/>
              <w:sz w:val="24"/>
              <w:szCs w:val="24"/>
            </w:rPr>
          </w:rPrChange>
        </w:rPr>
        <w:t xml:space="preserve"> y un entorno de desarrollo, diseñada para facilitar el uso de la electrónica en proyectos multidisciplinares.</w:t>
      </w:r>
    </w:p>
    <w:p w:rsidR="005D6B04" w:rsidRPr="00DC56EB" w:rsidRDefault="005D6B04" w:rsidP="005D6B04">
      <w:pPr>
        <w:pStyle w:val="Prrafodelista"/>
        <w:spacing w:line="480" w:lineRule="auto"/>
        <w:ind w:left="0"/>
        <w:jc w:val="both"/>
        <w:rPr>
          <w:rFonts w:cs="Times New Roman"/>
          <w:color w:val="000000" w:themeColor="text1"/>
          <w:sz w:val="24"/>
          <w:szCs w:val="24"/>
          <w:rPrChange w:id="1730"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31" w:author="Pervac" w:date="2014-08-31T23:45:00Z">
            <w:rPr>
              <w:rFonts w:cs="Times New Roman"/>
              <w:color w:val="000000" w:themeColor="text1"/>
              <w:sz w:val="24"/>
              <w:szCs w:val="24"/>
            </w:rPr>
          </w:rPrChange>
        </w:rPr>
        <w:t xml:space="preserve">El hardware consiste en una placa con un </w:t>
      </w:r>
      <w:proofErr w:type="spellStart"/>
      <w:r w:rsidRPr="00DC56EB">
        <w:rPr>
          <w:rFonts w:cs="Times New Roman"/>
          <w:color w:val="000000" w:themeColor="text1"/>
          <w:sz w:val="24"/>
          <w:szCs w:val="24"/>
          <w:rPrChange w:id="1732" w:author="Pervac" w:date="2014-08-31T23:45:00Z">
            <w:rPr>
              <w:rFonts w:cs="Times New Roman"/>
              <w:color w:val="000000" w:themeColor="text1"/>
              <w:sz w:val="24"/>
              <w:szCs w:val="24"/>
            </w:rPr>
          </w:rPrChange>
        </w:rPr>
        <w:t>microcontrolador</w:t>
      </w:r>
      <w:proofErr w:type="spellEnd"/>
      <w:r w:rsidRPr="00DC56EB">
        <w:rPr>
          <w:rFonts w:cs="Times New Roman"/>
          <w:color w:val="000000" w:themeColor="text1"/>
          <w:sz w:val="24"/>
          <w:szCs w:val="24"/>
          <w:rPrChange w:id="1733" w:author="Pervac" w:date="2014-08-31T23:45:00Z">
            <w:rPr>
              <w:rFonts w:cs="Times New Roman"/>
              <w:color w:val="000000" w:themeColor="text1"/>
              <w:sz w:val="24"/>
              <w:szCs w:val="24"/>
            </w:rPr>
          </w:rPrChange>
        </w:rPr>
        <w:t xml:space="preserve"> </w:t>
      </w:r>
      <w:proofErr w:type="spellStart"/>
      <w:r w:rsidRPr="00DC56EB">
        <w:rPr>
          <w:rFonts w:cs="Times New Roman"/>
          <w:color w:val="000000" w:themeColor="text1"/>
          <w:sz w:val="24"/>
          <w:szCs w:val="24"/>
          <w:rPrChange w:id="1734" w:author="Pervac" w:date="2014-08-31T23:45:00Z">
            <w:rPr>
              <w:rFonts w:cs="Times New Roman"/>
              <w:color w:val="000000" w:themeColor="text1"/>
              <w:sz w:val="24"/>
              <w:szCs w:val="24"/>
            </w:rPr>
          </w:rPrChange>
        </w:rPr>
        <w:t>Atmel</w:t>
      </w:r>
      <w:proofErr w:type="spellEnd"/>
      <w:r w:rsidRPr="00DC56EB">
        <w:rPr>
          <w:rFonts w:cs="Times New Roman"/>
          <w:color w:val="000000" w:themeColor="text1"/>
          <w:sz w:val="24"/>
          <w:szCs w:val="24"/>
          <w:rPrChange w:id="1735" w:author="Pervac" w:date="2014-08-31T23:45:00Z">
            <w:rPr>
              <w:rFonts w:cs="Times New Roman"/>
              <w:color w:val="000000" w:themeColor="text1"/>
              <w:sz w:val="24"/>
              <w:szCs w:val="24"/>
            </w:rPr>
          </w:rPrChange>
        </w:rPr>
        <w:t xml:space="preserve"> AVR y puertos de entrada/salida.4 Los </w:t>
      </w:r>
      <w:proofErr w:type="spellStart"/>
      <w:r w:rsidRPr="00DC56EB">
        <w:rPr>
          <w:rFonts w:cs="Times New Roman"/>
          <w:color w:val="000000" w:themeColor="text1"/>
          <w:sz w:val="24"/>
          <w:szCs w:val="24"/>
          <w:rPrChange w:id="1736" w:author="Pervac" w:date="2014-08-31T23:45:00Z">
            <w:rPr>
              <w:rFonts w:cs="Times New Roman"/>
              <w:color w:val="000000" w:themeColor="text1"/>
              <w:sz w:val="24"/>
              <w:szCs w:val="24"/>
            </w:rPr>
          </w:rPrChange>
        </w:rPr>
        <w:t>microcontroladores</w:t>
      </w:r>
      <w:proofErr w:type="spellEnd"/>
      <w:r w:rsidRPr="00DC56EB">
        <w:rPr>
          <w:rFonts w:cs="Times New Roman"/>
          <w:color w:val="000000" w:themeColor="text1"/>
          <w:sz w:val="24"/>
          <w:szCs w:val="24"/>
          <w:rPrChange w:id="1737" w:author="Pervac" w:date="2014-08-31T23:45:00Z">
            <w:rPr>
              <w:rFonts w:cs="Times New Roman"/>
              <w:color w:val="000000" w:themeColor="text1"/>
              <w:sz w:val="24"/>
              <w:szCs w:val="24"/>
            </w:rPr>
          </w:rPrChange>
        </w:rPr>
        <w:t xml:space="preserve"> más usados son el Atmega168, Atmega328, Atmega1280, ATmega8 por su sencillez y bajo coste que permiten el desarrollo de múltiples diseños. Por otro lado el software consiste en un entorno de desarrollo que implementa el lenguaje de programación </w:t>
      </w:r>
      <w:proofErr w:type="spellStart"/>
      <w:r w:rsidRPr="00DC56EB">
        <w:rPr>
          <w:rFonts w:cs="Times New Roman"/>
          <w:color w:val="000000" w:themeColor="text1"/>
          <w:sz w:val="24"/>
          <w:szCs w:val="24"/>
          <w:rPrChange w:id="1738" w:author="Pervac" w:date="2014-08-31T23:45:00Z">
            <w:rPr>
              <w:rFonts w:cs="Times New Roman"/>
              <w:color w:val="000000" w:themeColor="text1"/>
              <w:sz w:val="24"/>
              <w:szCs w:val="24"/>
            </w:rPr>
          </w:rPrChange>
        </w:rPr>
        <w:t>Processing</w:t>
      </w:r>
      <w:proofErr w:type="spellEnd"/>
      <w:r w:rsidRPr="00DC56EB">
        <w:rPr>
          <w:rFonts w:cs="Times New Roman"/>
          <w:color w:val="000000" w:themeColor="text1"/>
          <w:sz w:val="24"/>
          <w:szCs w:val="24"/>
          <w:rPrChange w:id="1739" w:author="Pervac" w:date="2014-08-31T23:45:00Z">
            <w:rPr>
              <w:rFonts w:cs="Times New Roman"/>
              <w:color w:val="000000" w:themeColor="text1"/>
              <w:sz w:val="24"/>
              <w:szCs w:val="24"/>
            </w:rPr>
          </w:rPrChange>
        </w:rPr>
        <w:t>/</w:t>
      </w:r>
      <w:proofErr w:type="spellStart"/>
      <w:r w:rsidRPr="00DC56EB">
        <w:rPr>
          <w:rFonts w:cs="Times New Roman"/>
          <w:color w:val="000000" w:themeColor="text1"/>
          <w:sz w:val="24"/>
          <w:szCs w:val="24"/>
          <w:rPrChange w:id="1740" w:author="Pervac" w:date="2014-08-31T23:45:00Z">
            <w:rPr>
              <w:rFonts w:cs="Times New Roman"/>
              <w:color w:val="000000" w:themeColor="text1"/>
              <w:sz w:val="24"/>
              <w:szCs w:val="24"/>
            </w:rPr>
          </w:rPrChange>
        </w:rPr>
        <w:t>Wiring</w:t>
      </w:r>
      <w:proofErr w:type="spellEnd"/>
      <w:r w:rsidRPr="00DC56EB">
        <w:rPr>
          <w:rFonts w:cs="Times New Roman"/>
          <w:color w:val="000000" w:themeColor="text1"/>
          <w:sz w:val="24"/>
          <w:szCs w:val="24"/>
          <w:rPrChange w:id="1741" w:author="Pervac" w:date="2014-08-31T23:45:00Z">
            <w:rPr>
              <w:rFonts w:cs="Times New Roman"/>
              <w:color w:val="000000" w:themeColor="text1"/>
              <w:sz w:val="24"/>
              <w:szCs w:val="24"/>
            </w:rPr>
          </w:rPrChange>
        </w:rPr>
        <w:t xml:space="preserve"> y el cargador de arranque que es ejecutado en la placa.</w:t>
      </w:r>
    </w:p>
    <w:p w:rsidR="005D6B04" w:rsidRPr="00DC56EB" w:rsidRDefault="005D6B04" w:rsidP="005D6B04">
      <w:pPr>
        <w:pStyle w:val="Prrafodelista"/>
        <w:spacing w:line="480" w:lineRule="auto"/>
        <w:ind w:left="0"/>
        <w:jc w:val="both"/>
        <w:rPr>
          <w:rFonts w:cs="Times New Roman"/>
          <w:color w:val="000000" w:themeColor="text1"/>
          <w:sz w:val="24"/>
          <w:szCs w:val="24"/>
          <w:rPrChange w:id="1742"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43" w:author="Pervac" w:date="2014-08-31T23:45:00Z">
            <w:rPr>
              <w:rFonts w:cs="Times New Roman"/>
              <w:color w:val="000000" w:themeColor="text1"/>
              <w:sz w:val="24"/>
              <w:szCs w:val="24"/>
            </w:rPr>
          </w:rPrChange>
        </w:rPr>
        <w:lastRenderedPageBreak/>
        <w:t>Las razones de su elección en el trabajo  son:</w:t>
      </w:r>
    </w:p>
    <w:p w:rsidR="005D6B04" w:rsidRPr="00DC56EB" w:rsidRDefault="005D6B04" w:rsidP="005D6B04">
      <w:pPr>
        <w:pStyle w:val="Prrafodelista"/>
        <w:numPr>
          <w:ilvl w:val="0"/>
          <w:numId w:val="4"/>
        </w:numPr>
        <w:spacing w:line="480" w:lineRule="auto"/>
        <w:jc w:val="both"/>
        <w:rPr>
          <w:rFonts w:cs="Times New Roman"/>
          <w:color w:val="000000" w:themeColor="text1"/>
          <w:sz w:val="24"/>
          <w:szCs w:val="24"/>
          <w:rPrChange w:id="1744"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45" w:author="Pervac" w:date="2014-08-31T23:45:00Z">
            <w:rPr>
              <w:rFonts w:cs="Times New Roman"/>
              <w:color w:val="000000" w:themeColor="text1"/>
              <w:sz w:val="24"/>
              <w:szCs w:val="24"/>
            </w:rPr>
          </w:rPrChange>
        </w:rPr>
        <w:t>Compatible con los diversos lenguajes de programación (</w:t>
      </w:r>
      <w:proofErr w:type="spellStart"/>
      <w:r w:rsidRPr="00DC56EB">
        <w:rPr>
          <w:rFonts w:cs="Times New Roman"/>
          <w:color w:val="000000" w:themeColor="text1"/>
          <w:sz w:val="24"/>
          <w:szCs w:val="24"/>
          <w:rPrChange w:id="1746" w:author="Pervac" w:date="2014-08-31T23:45:00Z">
            <w:rPr>
              <w:rFonts w:cs="Times New Roman"/>
              <w:color w:val="000000" w:themeColor="text1"/>
              <w:sz w:val="24"/>
              <w:szCs w:val="24"/>
            </w:rPr>
          </w:rPrChange>
        </w:rPr>
        <w:t>Phyton</w:t>
      </w:r>
      <w:proofErr w:type="spellEnd"/>
      <w:r w:rsidRPr="00DC56EB">
        <w:rPr>
          <w:rFonts w:cs="Times New Roman"/>
          <w:color w:val="000000" w:themeColor="text1"/>
          <w:sz w:val="24"/>
          <w:szCs w:val="24"/>
          <w:rPrChange w:id="1747" w:author="Pervac" w:date="2014-08-31T23:45:00Z">
            <w:rPr>
              <w:rFonts w:cs="Times New Roman"/>
              <w:color w:val="000000" w:themeColor="text1"/>
              <w:sz w:val="24"/>
              <w:szCs w:val="24"/>
            </w:rPr>
          </w:rPrChange>
        </w:rPr>
        <w:t>, Java, C#, Visual Basic, Mono, etc.  ).</w:t>
      </w:r>
    </w:p>
    <w:p w:rsidR="005D6B04" w:rsidRPr="00DC56EB" w:rsidRDefault="005D6B04" w:rsidP="005D6B04">
      <w:pPr>
        <w:pStyle w:val="Prrafodelista"/>
        <w:numPr>
          <w:ilvl w:val="0"/>
          <w:numId w:val="4"/>
        </w:numPr>
        <w:spacing w:line="480" w:lineRule="auto"/>
        <w:jc w:val="both"/>
        <w:rPr>
          <w:rFonts w:cs="Times New Roman"/>
          <w:color w:val="000000" w:themeColor="text1"/>
          <w:sz w:val="24"/>
          <w:szCs w:val="24"/>
          <w:rPrChange w:id="1748"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49" w:author="Pervac" w:date="2014-08-31T23:45:00Z">
            <w:rPr>
              <w:rFonts w:cs="Times New Roman"/>
              <w:color w:val="000000" w:themeColor="text1"/>
              <w:sz w:val="24"/>
              <w:szCs w:val="24"/>
            </w:rPr>
          </w:rPrChange>
        </w:rPr>
        <w:t>El costo del hardware es económicamente viable S/ 150.00.</w:t>
      </w:r>
    </w:p>
    <w:p w:rsidR="005D6B04" w:rsidRPr="00DC56EB" w:rsidRDefault="005D6B04" w:rsidP="005D6B04">
      <w:pPr>
        <w:pStyle w:val="Prrafodelista"/>
        <w:numPr>
          <w:ilvl w:val="0"/>
          <w:numId w:val="4"/>
        </w:numPr>
        <w:spacing w:line="480" w:lineRule="auto"/>
        <w:jc w:val="both"/>
        <w:rPr>
          <w:rFonts w:cs="Times New Roman"/>
          <w:color w:val="000000" w:themeColor="text1"/>
          <w:sz w:val="24"/>
          <w:szCs w:val="24"/>
          <w:rPrChange w:id="1750"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51" w:author="Pervac" w:date="2014-08-31T23:45:00Z">
            <w:rPr>
              <w:rFonts w:cs="Times New Roman"/>
              <w:color w:val="000000" w:themeColor="text1"/>
              <w:sz w:val="24"/>
              <w:szCs w:val="24"/>
            </w:rPr>
          </w:rPrChange>
        </w:rPr>
        <w:t xml:space="preserve">El hardware ofrece la posibilidad de controlar múltiples dispositivos electrónicos: sensores de temperatura, motores, </w:t>
      </w:r>
      <w:proofErr w:type="spellStart"/>
      <w:r w:rsidRPr="00DC56EB">
        <w:rPr>
          <w:rFonts w:cs="Times New Roman"/>
          <w:color w:val="000000" w:themeColor="text1"/>
          <w:sz w:val="24"/>
          <w:szCs w:val="24"/>
          <w:rPrChange w:id="1752" w:author="Pervac" w:date="2014-08-31T23:45:00Z">
            <w:rPr>
              <w:rFonts w:cs="Times New Roman"/>
              <w:color w:val="000000" w:themeColor="text1"/>
              <w:sz w:val="24"/>
              <w:szCs w:val="24"/>
            </w:rPr>
          </w:rPrChange>
        </w:rPr>
        <w:t>wifi</w:t>
      </w:r>
      <w:proofErr w:type="spellEnd"/>
      <w:r w:rsidRPr="00DC56EB">
        <w:rPr>
          <w:rFonts w:cs="Times New Roman"/>
          <w:color w:val="000000" w:themeColor="text1"/>
          <w:sz w:val="24"/>
          <w:szCs w:val="24"/>
          <w:rPrChange w:id="1753" w:author="Pervac" w:date="2014-08-31T23:45:00Z">
            <w:rPr>
              <w:rFonts w:cs="Times New Roman"/>
              <w:color w:val="000000" w:themeColor="text1"/>
              <w:sz w:val="24"/>
              <w:szCs w:val="24"/>
            </w:rPr>
          </w:rPrChange>
        </w:rPr>
        <w:t>, Ethernet, etc.</w:t>
      </w:r>
    </w:p>
    <w:p w:rsidR="005D6B04" w:rsidRPr="00DC56EB" w:rsidRDefault="005D6B04" w:rsidP="005D6B04">
      <w:pPr>
        <w:pStyle w:val="Prrafodelista"/>
        <w:spacing w:line="480" w:lineRule="auto"/>
        <w:ind w:left="0"/>
        <w:jc w:val="both"/>
        <w:rPr>
          <w:rFonts w:cs="Times New Roman"/>
          <w:color w:val="000000" w:themeColor="text1"/>
          <w:sz w:val="24"/>
          <w:szCs w:val="24"/>
          <w:rPrChange w:id="1754" w:author="Pervac" w:date="2014-08-31T23:45:00Z">
            <w:rPr>
              <w:rFonts w:cs="Times New Roman"/>
              <w:color w:val="000000" w:themeColor="text1"/>
              <w:sz w:val="24"/>
              <w:szCs w:val="24"/>
            </w:rPr>
          </w:rPrChange>
        </w:rPr>
      </w:pPr>
    </w:p>
    <w:p w:rsidR="005D6B04" w:rsidRPr="00DC56EB" w:rsidRDefault="005D6B04" w:rsidP="005D6B04">
      <w:pPr>
        <w:pStyle w:val="Prrafodelista"/>
        <w:spacing w:line="480" w:lineRule="auto"/>
        <w:ind w:left="0"/>
        <w:jc w:val="both"/>
        <w:rPr>
          <w:rFonts w:cs="Times New Roman"/>
          <w:color w:val="000000" w:themeColor="text1"/>
          <w:sz w:val="24"/>
          <w:szCs w:val="24"/>
          <w:rPrChange w:id="1755" w:author="Pervac" w:date="2014-08-31T23:45:00Z">
            <w:rPr>
              <w:rFonts w:cs="Times New Roman"/>
              <w:color w:val="000000" w:themeColor="text1"/>
              <w:sz w:val="24"/>
              <w:szCs w:val="24"/>
            </w:rPr>
          </w:rPrChange>
        </w:rPr>
      </w:pPr>
    </w:p>
    <w:p w:rsidR="005D6B04" w:rsidRPr="00DC56EB" w:rsidRDefault="005D6B04" w:rsidP="005D6B04">
      <w:pPr>
        <w:pStyle w:val="Prrafodelista"/>
        <w:spacing w:line="480" w:lineRule="auto"/>
        <w:ind w:left="0"/>
        <w:jc w:val="both"/>
        <w:rPr>
          <w:rFonts w:cs="Times New Roman"/>
          <w:color w:val="000000" w:themeColor="text1"/>
          <w:sz w:val="24"/>
          <w:szCs w:val="24"/>
          <w:rPrChange w:id="1756" w:author="Pervac" w:date="2014-08-31T23:45:00Z">
            <w:rPr>
              <w:rFonts w:cs="Times New Roman"/>
              <w:color w:val="000000" w:themeColor="text1"/>
              <w:sz w:val="24"/>
              <w:szCs w:val="24"/>
            </w:rPr>
          </w:rPrChange>
        </w:rPr>
      </w:pPr>
    </w:p>
    <w:p w:rsidR="005D6B04" w:rsidRPr="00DC56EB" w:rsidRDefault="005D6B04" w:rsidP="005D6B04">
      <w:pPr>
        <w:keepNext/>
        <w:spacing w:line="480" w:lineRule="auto"/>
        <w:jc w:val="center"/>
        <w:rPr>
          <w:rFonts w:cs="Times New Roman"/>
          <w:color w:val="000000" w:themeColor="text1"/>
          <w:sz w:val="24"/>
          <w:szCs w:val="24"/>
        </w:rPr>
      </w:pPr>
      <w:r w:rsidRPr="00DC56EB">
        <w:rPr>
          <w:rFonts w:cs="Times New Roman"/>
          <w:noProof/>
          <w:color w:val="000000" w:themeColor="text1"/>
          <w:sz w:val="24"/>
          <w:szCs w:val="24"/>
          <w:lang w:eastAsia="es-PE"/>
        </w:rPr>
        <w:drawing>
          <wp:inline distT="0" distB="0" distL="0" distR="0" wp14:anchorId="1FC693C4" wp14:editId="201F76E9">
            <wp:extent cx="5400675" cy="2622971"/>
            <wp:effectExtent l="0" t="0" r="0" b="0"/>
            <wp:docPr id="9" name="Imagen 9" descr="https://paruro.pe/sites/default/files/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uro.pe/sites/default/files/ArduinoMega2560_R3_Fron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675" cy="2622971"/>
                    </a:xfrm>
                    <a:prstGeom prst="rect">
                      <a:avLst/>
                    </a:prstGeom>
                    <a:noFill/>
                    <a:ln>
                      <a:noFill/>
                    </a:ln>
                  </pic:spPr>
                </pic:pic>
              </a:graphicData>
            </a:graphic>
          </wp:inline>
        </w:drawing>
      </w:r>
    </w:p>
    <w:p w:rsidR="005D6B04" w:rsidRPr="00DC56EB" w:rsidRDefault="005D6B04" w:rsidP="005D6B04">
      <w:pPr>
        <w:pStyle w:val="Epgrafe"/>
        <w:jc w:val="center"/>
        <w:rPr>
          <w:rFonts w:cs="Times New Roman"/>
          <w:color w:val="000000" w:themeColor="text1"/>
          <w:sz w:val="24"/>
          <w:szCs w:val="24"/>
          <w:rPrChange w:id="1757"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58" w:author="Pervac" w:date="2014-08-31T23:45:00Z">
            <w:rPr>
              <w:rFonts w:cs="Times New Roman"/>
              <w:color w:val="000000" w:themeColor="text1"/>
              <w:sz w:val="24"/>
              <w:szCs w:val="24"/>
            </w:rPr>
          </w:rPrChange>
        </w:rPr>
        <w:t xml:space="preserve">Figura </w:t>
      </w:r>
      <w:r w:rsidRPr="00DC56EB">
        <w:rPr>
          <w:rFonts w:cs="Times New Roman"/>
          <w:color w:val="000000" w:themeColor="text1"/>
          <w:sz w:val="24"/>
          <w:szCs w:val="24"/>
          <w:rPrChange w:id="1759" w:author="Pervac" w:date="2014-08-31T23:45:00Z">
            <w:rPr>
              <w:rFonts w:cs="Times New Roman"/>
              <w:color w:val="000000" w:themeColor="text1"/>
              <w:sz w:val="24"/>
              <w:szCs w:val="24"/>
            </w:rPr>
          </w:rPrChange>
        </w:rPr>
        <w:fldChar w:fldCharType="begin"/>
      </w:r>
      <w:r w:rsidRPr="00DC56EB">
        <w:rPr>
          <w:rFonts w:cs="Times New Roman"/>
          <w:color w:val="000000" w:themeColor="text1"/>
          <w:sz w:val="24"/>
          <w:szCs w:val="24"/>
          <w:rPrChange w:id="1760" w:author="Pervac" w:date="2014-08-31T23:45:00Z">
            <w:rPr>
              <w:rFonts w:cs="Times New Roman"/>
              <w:color w:val="000000" w:themeColor="text1"/>
              <w:sz w:val="24"/>
              <w:szCs w:val="24"/>
            </w:rPr>
          </w:rPrChange>
        </w:rPr>
        <w:instrText xml:space="preserve"> SEQ Figura \* ARABIC </w:instrText>
      </w:r>
      <w:r w:rsidRPr="00DC56EB">
        <w:rPr>
          <w:rFonts w:cs="Times New Roman"/>
          <w:color w:val="000000" w:themeColor="text1"/>
          <w:sz w:val="24"/>
          <w:szCs w:val="24"/>
          <w:rPrChange w:id="1761" w:author="Pervac" w:date="2014-08-31T23:45:00Z">
            <w:rPr>
              <w:rFonts w:cs="Times New Roman"/>
              <w:color w:val="000000" w:themeColor="text1"/>
              <w:sz w:val="24"/>
              <w:szCs w:val="24"/>
            </w:rPr>
          </w:rPrChange>
        </w:rPr>
        <w:fldChar w:fldCharType="separate"/>
      </w:r>
      <w:r w:rsidRPr="00DC56EB">
        <w:rPr>
          <w:rFonts w:cs="Times New Roman"/>
          <w:noProof/>
          <w:color w:val="000000" w:themeColor="text1"/>
          <w:sz w:val="24"/>
          <w:szCs w:val="24"/>
          <w:rPrChange w:id="1762" w:author="Pervac" w:date="2014-08-31T23:45:00Z">
            <w:rPr>
              <w:rFonts w:cs="Times New Roman"/>
              <w:noProof/>
              <w:color w:val="000000" w:themeColor="text1"/>
              <w:sz w:val="24"/>
              <w:szCs w:val="24"/>
            </w:rPr>
          </w:rPrChange>
        </w:rPr>
        <w:t>2</w:t>
      </w:r>
      <w:r w:rsidRPr="00DC56EB">
        <w:rPr>
          <w:rFonts w:cs="Times New Roman"/>
          <w:color w:val="000000" w:themeColor="text1"/>
          <w:sz w:val="24"/>
          <w:szCs w:val="24"/>
          <w:rPrChange w:id="1763" w:author="Pervac" w:date="2014-08-31T23:45:00Z">
            <w:rPr>
              <w:rFonts w:cs="Times New Roman"/>
              <w:color w:val="000000" w:themeColor="text1"/>
              <w:sz w:val="24"/>
              <w:szCs w:val="24"/>
            </w:rPr>
          </w:rPrChange>
        </w:rPr>
        <w:fldChar w:fldCharType="end"/>
      </w:r>
      <w:r w:rsidRPr="00DC56EB">
        <w:rPr>
          <w:rFonts w:cs="Times New Roman"/>
          <w:color w:val="000000" w:themeColor="text1"/>
          <w:sz w:val="24"/>
          <w:szCs w:val="24"/>
          <w:rPrChange w:id="1764" w:author="Pervac" w:date="2014-08-31T23:45:00Z">
            <w:rPr>
              <w:rFonts w:cs="Times New Roman"/>
              <w:color w:val="000000" w:themeColor="text1"/>
              <w:sz w:val="24"/>
              <w:szCs w:val="24"/>
            </w:rPr>
          </w:rPrChange>
        </w:rPr>
        <w:t xml:space="preserve"> </w:t>
      </w:r>
      <w:proofErr w:type="spellStart"/>
      <w:r w:rsidRPr="00DC56EB">
        <w:rPr>
          <w:rFonts w:cs="Times New Roman"/>
          <w:color w:val="000000" w:themeColor="text1"/>
          <w:sz w:val="24"/>
          <w:szCs w:val="24"/>
          <w:rPrChange w:id="1765" w:author="Pervac" w:date="2014-08-31T23:45:00Z">
            <w:rPr>
              <w:rFonts w:cs="Times New Roman"/>
              <w:color w:val="000000" w:themeColor="text1"/>
              <w:sz w:val="24"/>
              <w:szCs w:val="24"/>
            </w:rPr>
          </w:rPrChange>
        </w:rPr>
        <w:t>Arduino</w:t>
      </w:r>
      <w:proofErr w:type="spellEnd"/>
      <w:r w:rsidRPr="00DC56EB">
        <w:rPr>
          <w:rFonts w:cs="Times New Roman"/>
          <w:color w:val="000000" w:themeColor="text1"/>
          <w:sz w:val="24"/>
          <w:szCs w:val="24"/>
          <w:rPrChange w:id="1766" w:author="Pervac" w:date="2014-08-31T23:45:00Z">
            <w:rPr>
              <w:rFonts w:cs="Times New Roman"/>
              <w:color w:val="000000" w:themeColor="text1"/>
              <w:sz w:val="24"/>
              <w:szCs w:val="24"/>
            </w:rPr>
          </w:rPrChange>
        </w:rPr>
        <w:t xml:space="preserve"> Mega </w:t>
      </w:r>
      <w:proofErr w:type="spellStart"/>
      <w:r w:rsidRPr="00DC56EB">
        <w:rPr>
          <w:rFonts w:cs="Times New Roman"/>
          <w:color w:val="000000" w:themeColor="text1"/>
          <w:sz w:val="24"/>
          <w:szCs w:val="24"/>
          <w:rPrChange w:id="1767" w:author="Pervac" w:date="2014-08-31T23:45:00Z">
            <w:rPr>
              <w:rFonts w:cs="Times New Roman"/>
              <w:color w:val="000000" w:themeColor="text1"/>
              <w:sz w:val="24"/>
              <w:szCs w:val="24"/>
            </w:rPr>
          </w:rPrChange>
        </w:rPr>
        <w:t>Rev</w:t>
      </w:r>
      <w:proofErr w:type="spellEnd"/>
      <w:r w:rsidRPr="00DC56EB">
        <w:rPr>
          <w:rFonts w:cs="Times New Roman"/>
          <w:color w:val="000000" w:themeColor="text1"/>
          <w:sz w:val="24"/>
          <w:szCs w:val="24"/>
          <w:rPrChange w:id="1768" w:author="Pervac" w:date="2014-08-31T23:45:00Z">
            <w:rPr>
              <w:rFonts w:cs="Times New Roman"/>
              <w:color w:val="000000" w:themeColor="text1"/>
              <w:sz w:val="24"/>
              <w:szCs w:val="24"/>
            </w:rPr>
          </w:rPrChange>
        </w:rPr>
        <w:t xml:space="preserve"> 3 2560.</w:t>
      </w:r>
    </w:p>
    <w:p w:rsidR="005D6B04" w:rsidRPr="00DC56EB" w:rsidRDefault="005D6B04" w:rsidP="005D6B04">
      <w:pPr>
        <w:pStyle w:val="Prrafodelista"/>
        <w:spacing w:line="480" w:lineRule="auto"/>
        <w:jc w:val="both"/>
        <w:rPr>
          <w:rFonts w:cs="Times New Roman"/>
          <w:color w:val="000000" w:themeColor="text1"/>
          <w:sz w:val="24"/>
          <w:szCs w:val="24"/>
          <w:rPrChange w:id="1769" w:author="Pervac" w:date="2014-08-31T23:45:00Z">
            <w:rPr>
              <w:rFonts w:cs="Times New Roman"/>
              <w:color w:val="000000" w:themeColor="text1"/>
              <w:sz w:val="24"/>
              <w:szCs w:val="24"/>
            </w:rPr>
          </w:rPrChange>
        </w:rPr>
      </w:pPr>
    </w:p>
    <w:p w:rsidR="005D6B04" w:rsidRPr="00DC56EB" w:rsidRDefault="005D6B04" w:rsidP="005D6B04">
      <w:pPr>
        <w:spacing w:line="480" w:lineRule="auto"/>
        <w:jc w:val="center"/>
        <w:rPr>
          <w:rFonts w:cs="Times New Roman"/>
          <w:color w:val="000000" w:themeColor="text1"/>
          <w:sz w:val="24"/>
          <w:szCs w:val="24"/>
          <w:rPrChange w:id="1770" w:author="Pervac" w:date="2014-08-31T23:45:00Z">
            <w:rPr>
              <w:rFonts w:cs="Times New Roman"/>
              <w:color w:val="000000" w:themeColor="text1"/>
              <w:sz w:val="24"/>
              <w:szCs w:val="24"/>
            </w:rPr>
          </w:rPrChange>
        </w:rPr>
      </w:pPr>
    </w:p>
    <w:p w:rsidR="005D6B04" w:rsidRPr="00DC56EB" w:rsidRDefault="005D6B04" w:rsidP="005D6B04">
      <w:pPr>
        <w:pStyle w:val="Ttulo3"/>
        <w:rPr>
          <w:rFonts w:asciiTheme="minorHAnsi" w:hAnsiTheme="minorHAnsi" w:cs="Times New Roman"/>
          <w:color w:val="000000" w:themeColor="text1"/>
          <w:sz w:val="24"/>
          <w:szCs w:val="24"/>
          <w:rPrChange w:id="1771" w:author="Pervac" w:date="2014-08-31T23:45:00Z">
            <w:rPr>
              <w:rFonts w:asciiTheme="minorHAnsi" w:hAnsiTheme="minorHAnsi" w:cs="Times New Roman"/>
              <w:color w:val="000000" w:themeColor="text1"/>
              <w:sz w:val="24"/>
              <w:szCs w:val="24"/>
            </w:rPr>
          </w:rPrChange>
        </w:rPr>
        <w:sectPr w:rsidR="005D6B04" w:rsidRPr="00DC56EB" w:rsidSect="003609DC">
          <w:footerReference w:type="default" r:id="rId19"/>
          <w:pgSz w:w="11907" w:h="16839" w:code="9"/>
          <w:pgMar w:top="1418" w:right="1701" w:bottom="1418" w:left="1701" w:header="709" w:footer="709" w:gutter="0"/>
          <w:cols w:space="708"/>
          <w:titlePg/>
          <w:docGrid w:linePitch="360"/>
        </w:sectPr>
      </w:pPr>
    </w:p>
    <w:p w:rsidR="005D6B04" w:rsidRPr="00DC56EB" w:rsidRDefault="000B3233" w:rsidP="005D6B04">
      <w:pPr>
        <w:pStyle w:val="Ttulo2"/>
        <w:rPr>
          <w:szCs w:val="24"/>
          <w:rPrChange w:id="1772" w:author="Pervac" w:date="2014-08-31T23:45:00Z">
            <w:rPr>
              <w:szCs w:val="24"/>
            </w:rPr>
          </w:rPrChange>
        </w:rPr>
      </w:pPr>
      <w:bookmarkStart w:id="1773" w:name="_Toc384591224"/>
      <w:bookmarkStart w:id="1774" w:name="_Toc396406905"/>
      <w:r w:rsidRPr="00DC56EB">
        <w:rPr>
          <w:szCs w:val="24"/>
          <w:rPrChange w:id="1775" w:author="Pervac" w:date="2014-08-31T23:45:00Z">
            <w:rPr>
              <w:szCs w:val="24"/>
            </w:rPr>
          </w:rPrChange>
        </w:rPr>
        <w:lastRenderedPageBreak/>
        <w:t>1.6.3</w:t>
      </w:r>
      <w:r w:rsidR="005D6B04" w:rsidRPr="00DC56EB">
        <w:rPr>
          <w:szCs w:val="24"/>
          <w:rPrChange w:id="1776" w:author="Pervac" w:date="2014-08-31T23:45:00Z">
            <w:rPr>
              <w:szCs w:val="24"/>
            </w:rPr>
          </w:rPrChange>
        </w:rPr>
        <w:t xml:space="preserve"> Diagrama de Montaje de Componentes</w:t>
      </w:r>
      <w:bookmarkEnd w:id="1773"/>
      <w:bookmarkEnd w:id="1774"/>
      <w:r w:rsidR="005D6B04" w:rsidRPr="00DC56EB">
        <w:rPr>
          <w:szCs w:val="24"/>
          <w:rPrChange w:id="1777" w:author="Pervac" w:date="2014-08-31T23:45:00Z">
            <w:rPr>
              <w:szCs w:val="24"/>
            </w:rPr>
          </w:rPrChange>
        </w:rPr>
        <w:t xml:space="preserve"> </w:t>
      </w:r>
    </w:p>
    <w:p w:rsidR="005D6B04" w:rsidRPr="00DC56EB" w:rsidRDefault="005D6B04" w:rsidP="005D6B04">
      <w:pPr>
        <w:spacing w:line="480" w:lineRule="auto"/>
        <w:rPr>
          <w:rFonts w:cs="Times New Roman"/>
          <w:color w:val="000000" w:themeColor="text1"/>
          <w:sz w:val="24"/>
          <w:szCs w:val="24"/>
          <w:rPrChange w:id="1778" w:author="Pervac" w:date="2014-08-31T23:45:00Z">
            <w:rPr>
              <w:rFonts w:cs="Times New Roman"/>
              <w:color w:val="000000" w:themeColor="text1"/>
              <w:sz w:val="24"/>
              <w:szCs w:val="24"/>
            </w:rPr>
          </w:rPrChange>
        </w:rPr>
      </w:pPr>
    </w:p>
    <w:p w:rsidR="005D6B04" w:rsidRPr="00DC56EB" w:rsidRDefault="005D6B04" w:rsidP="005D6B04">
      <w:pPr>
        <w:keepNext/>
        <w:jc w:val="center"/>
        <w:rPr>
          <w:rFonts w:cs="Times New Roman"/>
          <w:color w:val="000000" w:themeColor="text1"/>
          <w:sz w:val="24"/>
          <w:szCs w:val="24"/>
        </w:rPr>
      </w:pPr>
      <w:r w:rsidRPr="00DC56EB">
        <w:rPr>
          <w:rFonts w:cs="Times New Roman"/>
          <w:noProof/>
          <w:color w:val="000000" w:themeColor="text1"/>
          <w:sz w:val="24"/>
          <w:szCs w:val="24"/>
          <w:lang w:eastAsia="es-PE"/>
        </w:rPr>
        <w:drawing>
          <wp:inline distT="0" distB="0" distL="0" distR="0" wp14:anchorId="72217EAA" wp14:editId="0A053E8A">
            <wp:extent cx="3946870" cy="4006086"/>
            <wp:effectExtent l="0" t="0" r="0" b="0"/>
            <wp:docPr id="10" name="Imagen 10" descr="D:\1 - INGENIERIAS\ciclo 3\lenguaje de programacion 2\Trabajo final\Untitled Sketch 2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 INGENIERIAS\ciclo 3\lenguaje de programacion 2\Trabajo final\Untitled Sketch 2_bb.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9261" cy="4008513"/>
                    </a:xfrm>
                    <a:prstGeom prst="rect">
                      <a:avLst/>
                    </a:prstGeom>
                    <a:noFill/>
                    <a:ln>
                      <a:noFill/>
                    </a:ln>
                  </pic:spPr>
                </pic:pic>
              </a:graphicData>
            </a:graphic>
          </wp:inline>
        </w:drawing>
      </w:r>
    </w:p>
    <w:p w:rsidR="005D6B04" w:rsidRPr="00DC56EB" w:rsidRDefault="005D6B04" w:rsidP="005D6B04">
      <w:pPr>
        <w:pStyle w:val="Epgrafe"/>
        <w:jc w:val="center"/>
        <w:rPr>
          <w:rFonts w:cs="Times New Roman"/>
          <w:color w:val="000000" w:themeColor="text1"/>
          <w:sz w:val="24"/>
          <w:szCs w:val="24"/>
          <w:rPrChange w:id="1779" w:author="Pervac" w:date="2014-08-31T23:45:00Z">
            <w:rPr>
              <w:rFonts w:cs="Times New Roman"/>
              <w:color w:val="000000" w:themeColor="text1"/>
              <w:sz w:val="24"/>
              <w:szCs w:val="24"/>
            </w:rPr>
          </w:rPrChange>
        </w:rPr>
        <w:sectPr w:rsidR="005D6B04" w:rsidRPr="00DC56EB" w:rsidSect="00775AE1">
          <w:pgSz w:w="11907" w:h="16839" w:code="9"/>
          <w:pgMar w:top="1418" w:right="1701" w:bottom="1418" w:left="1701" w:header="709" w:footer="709" w:gutter="0"/>
          <w:cols w:space="708"/>
          <w:docGrid w:linePitch="360"/>
        </w:sectPr>
      </w:pPr>
      <w:r w:rsidRPr="00DC56EB">
        <w:rPr>
          <w:rFonts w:cs="Times New Roman"/>
          <w:color w:val="000000" w:themeColor="text1"/>
          <w:sz w:val="24"/>
          <w:szCs w:val="24"/>
          <w:rPrChange w:id="1780" w:author="Pervac" w:date="2014-08-31T23:45:00Z">
            <w:rPr>
              <w:rFonts w:cs="Times New Roman"/>
              <w:color w:val="000000" w:themeColor="text1"/>
              <w:sz w:val="24"/>
              <w:szCs w:val="24"/>
            </w:rPr>
          </w:rPrChange>
        </w:rPr>
        <w:t xml:space="preserve">Figura </w:t>
      </w:r>
      <w:r w:rsidRPr="00DC56EB">
        <w:rPr>
          <w:rFonts w:cs="Times New Roman"/>
          <w:color w:val="000000" w:themeColor="text1"/>
          <w:sz w:val="24"/>
          <w:szCs w:val="24"/>
          <w:rPrChange w:id="1781" w:author="Pervac" w:date="2014-08-31T23:45:00Z">
            <w:rPr>
              <w:rFonts w:cs="Times New Roman"/>
              <w:color w:val="000000" w:themeColor="text1"/>
              <w:sz w:val="24"/>
              <w:szCs w:val="24"/>
            </w:rPr>
          </w:rPrChange>
        </w:rPr>
        <w:fldChar w:fldCharType="begin"/>
      </w:r>
      <w:r w:rsidRPr="00DC56EB">
        <w:rPr>
          <w:rFonts w:cs="Times New Roman"/>
          <w:color w:val="000000" w:themeColor="text1"/>
          <w:sz w:val="24"/>
          <w:szCs w:val="24"/>
          <w:rPrChange w:id="1782" w:author="Pervac" w:date="2014-08-31T23:45:00Z">
            <w:rPr>
              <w:rFonts w:cs="Times New Roman"/>
              <w:color w:val="000000" w:themeColor="text1"/>
              <w:sz w:val="24"/>
              <w:szCs w:val="24"/>
            </w:rPr>
          </w:rPrChange>
        </w:rPr>
        <w:instrText xml:space="preserve"> SEQ Figura \* ARABIC </w:instrText>
      </w:r>
      <w:r w:rsidRPr="00DC56EB">
        <w:rPr>
          <w:rFonts w:cs="Times New Roman"/>
          <w:color w:val="000000" w:themeColor="text1"/>
          <w:sz w:val="24"/>
          <w:szCs w:val="24"/>
          <w:rPrChange w:id="1783" w:author="Pervac" w:date="2014-08-31T23:45:00Z">
            <w:rPr>
              <w:rFonts w:cs="Times New Roman"/>
              <w:color w:val="000000" w:themeColor="text1"/>
              <w:sz w:val="24"/>
              <w:szCs w:val="24"/>
            </w:rPr>
          </w:rPrChange>
        </w:rPr>
        <w:fldChar w:fldCharType="separate"/>
      </w:r>
      <w:r w:rsidRPr="00DC56EB">
        <w:rPr>
          <w:rFonts w:cs="Times New Roman"/>
          <w:noProof/>
          <w:color w:val="000000" w:themeColor="text1"/>
          <w:sz w:val="24"/>
          <w:szCs w:val="24"/>
          <w:rPrChange w:id="1784" w:author="Pervac" w:date="2014-08-31T23:45:00Z">
            <w:rPr>
              <w:rFonts w:cs="Times New Roman"/>
              <w:noProof/>
              <w:color w:val="000000" w:themeColor="text1"/>
              <w:sz w:val="24"/>
              <w:szCs w:val="24"/>
            </w:rPr>
          </w:rPrChange>
        </w:rPr>
        <w:t>3</w:t>
      </w:r>
      <w:r w:rsidRPr="00DC56EB">
        <w:rPr>
          <w:rFonts w:cs="Times New Roman"/>
          <w:color w:val="000000" w:themeColor="text1"/>
          <w:sz w:val="24"/>
          <w:szCs w:val="24"/>
          <w:rPrChange w:id="1785" w:author="Pervac" w:date="2014-08-31T23:45:00Z">
            <w:rPr>
              <w:rFonts w:cs="Times New Roman"/>
              <w:color w:val="000000" w:themeColor="text1"/>
              <w:sz w:val="24"/>
              <w:szCs w:val="24"/>
            </w:rPr>
          </w:rPrChange>
        </w:rPr>
        <w:fldChar w:fldCharType="end"/>
      </w:r>
      <w:r w:rsidRPr="00DC56EB">
        <w:rPr>
          <w:rFonts w:cs="Times New Roman"/>
          <w:color w:val="000000" w:themeColor="text1"/>
          <w:sz w:val="24"/>
          <w:szCs w:val="24"/>
          <w:rPrChange w:id="1786" w:author="Pervac" w:date="2014-08-31T23:45:00Z">
            <w:rPr>
              <w:rFonts w:cs="Times New Roman"/>
              <w:color w:val="000000" w:themeColor="text1"/>
              <w:sz w:val="24"/>
              <w:szCs w:val="24"/>
            </w:rPr>
          </w:rPrChange>
        </w:rPr>
        <w:t xml:space="preserve"> Diagrama de componentes electrónicos </w:t>
      </w:r>
      <w:proofErr w:type="spellStart"/>
      <w:r w:rsidRPr="00DC56EB">
        <w:rPr>
          <w:rFonts w:cs="Times New Roman"/>
          <w:color w:val="000000" w:themeColor="text1"/>
          <w:sz w:val="24"/>
          <w:szCs w:val="24"/>
          <w:rPrChange w:id="1787" w:author="Pervac" w:date="2014-08-31T23:45:00Z">
            <w:rPr>
              <w:rFonts w:cs="Times New Roman"/>
              <w:color w:val="000000" w:themeColor="text1"/>
              <w:sz w:val="24"/>
              <w:szCs w:val="24"/>
            </w:rPr>
          </w:rPrChange>
        </w:rPr>
        <w:t>IDCheck</w:t>
      </w:r>
      <w:proofErr w:type="spellEnd"/>
      <w:r w:rsidRPr="00DC56EB">
        <w:rPr>
          <w:rFonts w:cs="Times New Roman"/>
          <w:color w:val="000000" w:themeColor="text1"/>
          <w:sz w:val="24"/>
          <w:szCs w:val="24"/>
          <w:rPrChange w:id="1788" w:author="Pervac" w:date="2014-08-31T23:45:00Z">
            <w:rPr>
              <w:rFonts w:cs="Times New Roman"/>
              <w:color w:val="000000" w:themeColor="text1"/>
              <w:sz w:val="24"/>
              <w:szCs w:val="24"/>
            </w:rPr>
          </w:rPrChange>
        </w:rPr>
        <w:t>.</w:t>
      </w:r>
    </w:p>
    <w:p w:rsidR="005D6B04" w:rsidRPr="00DC56EB" w:rsidRDefault="000B3233" w:rsidP="005D6B04">
      <w:pPr>
        <w:pStyle w:val="Ttulo2"/>
        <w:rPr>
          <w:szCs w:val="24"/>
          <w:rPrChange w:id="1789" w:author="Pervac" w:date="2014-08-31T23:45:00Z">
            <w:rPr>
              <w:szCs w:val="24"/>
            </w:rPr>
          </w:rPrChange>
        </w:rPr>
      </w:pPr>
      <w:bookmarkStart w:id="1790" w:name="_Toc384591225"/>
      <w:bookmarkStart w:id="1791" w:name="_Toc396406906"/>
      <w:r w:rsidRPr="00DC56EB">
        <w:rPr>
          <w:szCs w:val="24"/>
          <w:rPrChange w:id="1792" w:author="Pervac" w:date="2014-08-31T23:45:00Z">
            <w:rPr>
              <w:szCs w:val="24"/>
            </w:rPr>
          </w:rPrChange>
        </w:rPr>
        <w:lastRenderedPageBreak/>
        <w:t>1.6.4</w:t>
      </w:r>
      <w:r w:rsidR="005D6B04" w:rsidRPr="00DC56EB">
        <w:rPr>
          <w:szCs w:val="24"/>
          <w:rPrChange w:id="1793" w:author="Pervac" w:date="2014-08-31T23:45:00Z">
            <w:rPr>
              <w:szCs w:val="24"/>
            </w:rPr>
          </w:rPrChange>
        </w:rPr>
        <w:t xml:space="preserve"> Lista de Componentes Electrónicos</w:t>
      </w:r>
      <w:bookmarkEnd w:id="1790"/>
      <w:bookmarkEnd w:id="1791"/>
    </w:p>
    <w:p w:rsidR="005D6B04" w:rsidRPr="00DC56EB" w:rsidRDefault="005D6B04" w:rsidP="005D6B04">
      <w:pPr>
        <w:keepNext/>
        <w:jc w:val="center"/>
        <w:rPr>
          <w:rFonts w:cs="Times New Roman"/>
          <w:color w:val="000000" w:themeColor="text1"/>
          <w:sz w:val="24"/>
          <w:szCs w:val="24"/>
        </w:rPr>
      </w:pPr>
      <w:r w:rsidRPr="00DC56EB">
        <w:rPr>
          <w:rFonts w:cs="Times New Roman"/>
          <w:noProof/>
          <w:color w:val="000000" w:themeColor="text1"/>
          <w:sz w:val="24"/>
          <w:szCs w:val="24"/>
          <w:lang w:eastAsia="es-PE"/>
        </w:rPr>
        <w:drawing>
          <wp:inline distT="0" distB="0" distL="0" distR="0" wp14:anchorId="063CF480" wp14:editId="6B7C8719">
            <wp:extent cx="3909848" cy="7871842"/>
            <wp:effectExtent l="0" t="0" r="0" b="0"/>
            <wp:docPr id="11" name="Imagen 11" descr="D:\1 - INGENIERIAS\ciclo 3\lenguaje de programacion 2\Trabajo final\Untitled Sketch 2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1 - INGENIERIAS\ciclo 3\lenguaje de programacion 2\Trabajo final\Untitled Sketch 2_esque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0063" cy="7872274"/>
                    </a:xfrm>
                    <a:prstGeom prst="rect">
                      <a:avLst/>
                    </a:prstGeom>
                    <a:noFill/>
                    <a:ln>
                      <a:noFill/>
                    </a:ln>
                  </pic:spPr>
                </pic:pic>
              </a:graphicData>
            </a:graphic>
          </wp:inline>
        </w:drawing>
      </w:r>
    </w:p>
    <w:p w:rsidR="005D6B04" w:rsidRPr="00DC56EB" w:rsidRDefault="005D6B04" w:rsidP="005D6B04">
      <w:pPr>
        <w:pStyle w:val="Epgrafe"/>
        <w:jc w:val="center"/>
        <w:rPr>
          <w:rFonts w:cs="Times New Roman"/>
          <w:color w:val="000000" w:themeColor="text1"/>
          <w:sz w:val="24"/>
          <w:szCs w:val="24"/>
          <w:rPrChange w:id="1794" w:author="Pervac" w:date="2014-08-31T23:45:00Z">
            <w:rPr>
              <w:rFonts w:cs="Times New Roman"/>
              <w:color w:val="000000" w:themeColor="text1"/>
              <w:sz w:val="24"/>
              <w:szCs w:val="24"/>
            </w:rPr>
          </w:rPrChange>
        </w:rPr>
      </w:pPr>
      <w:r w:rsidRPr="00DC56EB">
        <w:rPr>
          <w:rFonts w:cs="Times New Roman"/>
          <w:color w:val="000000" w:themeColor="text1"/>
          <w:sz w:val="24"/>
          <w:szCs w:val="24"/>
          <w:rPrChange w:id="1795" w:author="Pervac" w:date="2014-08-31T23:45:00Z">
            <w:rPr>
              <w:rFonts w:cs="Times New Roman"/>
              <w:color w:val="000000" w:themeColor="text1"/>
              <w:sz w:val="24"/>
              <w:szCs w:val="24"/>
            </w:rPr>
          </w:rPrChange>
        </w:rPr>
        <w:t xml:space="preserve">Figura </w:t>
      </w:r>
      <w:r w:rsidRPr="00DC56EB">
        <w:rPr>
          <w:rFonts w:cs="Times New Roman"/>
          <w:color w:val="000000" w:themeColor="text1"/>
          <w:sz w:val="24"/>
          <w:szCs w:val="24"/>
          <w:rPrChange w:id="1796" w:author="Pervac" w:date="2014-08-31T23:45:00Z">
            <w:rPr>
              <w:rFonts w:cs="Times New Roman"/>
              <w:color w:val="000000" w:themeColor="text1"/>
              <w:sz w:val="24"/>
              <w:szCs w:val="24"/>
            </w:rPr>
          </w:rPrChange>
        </w:rPr>
        <w:fldChar w:fldCharType="begin"/>
      </w:r>
      <w:r w:rsidRPr="00DC56EB">
        <w:rPr>
          <w:rFonts w:cs="Times New Roman"/>
          <w:color w:val="000000" w:themeColor="text1"/>
          <w:sz w:val="24"/>
          <w:szCs w:val="24"/>
          <w:rPrChange w:id="1797" w:author="Pervac" w:date="2014-08-31T23:45:00Z">
            <w:rPr>
              <w:rFonts w:cs="Times New Roman"/>
              <w:color w:val="000000" w:themeColor="text1"/>
              <w:sz w:val="24"/>
              <w:szCs w:val="24"/>
            </w:rPr>
          </w:rPrChange>
        </w:rPr>
        <w:instrText xml:space="preserve"> SEQ Figura \* ARABIC </w:instrText>
      </w:r>
      <w:r w:rsidRPr="00DC56EB">
        <w:rPr>
          <w:rFonts w:cs="Times New Roman"/>
          <w:color w:val="000000" w:themeColor="text1"/>
          <w:sz w:val="24"/>
          <w:szCs w:val="24"/>
          <w:rPrChange w:id="1798" w:author="Pervac" w:date="2014-08-31T23:45:00Z">
            <w:rPr>
              <w:rFonts w:cs="Times New Roman"/>
              <w:color w:val="000000" w:themeColor="text1"/>
              <w:sz w:val="24"/>
              <w:szCs w:val="24"/>
            </w:rPr>
          </w:rPrChange>
        </w:rPr>
        <w:fldChar w:fldCharType="separate"/>
      </w:r>
      <w:r w:rsidRPr="00DC56EB">
        <w:rPr>
          <w:rFonts w:cs="Times New Roman"/>
          <w:noProof/>
          <w:color w:val="000000" w:themeColor="text1"/>
          <w:sz w:val="24"/>
          <w:szCs w:val="24"/>
          <w:rPrChange w:id="1799" w:author="Pervac" w:date="2014-08-31T23:45:00Z">
            <w:rPr>
              <w:rFonts w:cs="Times New Roman"/>
              <w:noProof/>
              <w:color w:val="000000" w:themeColor="text1"/>
              <w:sz w:val="24"/>
              <w:szCs w:val="24"/>
            </w:rPr>
          </w:rPrChange>
        </w:rPr>
        <w:t>4</w:t>
      </w:r>
      <w:r w:rsidRPr="00DC56EB">
        <w:rPr>
          <w:rFonts w:cs="Times New Roman"/>
          <w:color w:val="000000" w:themeColor="text1"/>
          <w:sz w:val="24"/>
          <w:szCs w:val="24"/>
          <w:rPrChange w:id="1800" w:author="Pervac" w:date="2014-08-31T23:45:00Z">
            <w:rPr>
              <w:rFonts w:cs="Times New Roman"/>
              <w:color w:val="000000" w:themeColor="text1"/>
              <w:sz w:val="24"/>
              <w:szCs w:val="24"/>
            </w:rPr>
          </w:rPrChange>
        </w:rPr>
        <w:fldChar w:fldCharType="end"/>
      </w:r>
      <w:r w:rsidRPr="00DC56EB">
        <w:rPr>
          <w:rFonts w:cs="Times New Roman"/>
          <w:color w:val="000000" w:themeColor="text1"/>
          <w:sz w:val="24"/>
          <w:szCs w:val="24"/>
          <w:rPrChange w:id="1801" w:author="Pervac" w:date="2014-08-31T23:45:00Z">
            <w:rPr>
              <w:rFonts w:cs="Times New Roman"/>
              <w:color w:val="000000" w:themeColor="text1"/>
              <w:sz w:val="24"/>
              <w:szCs w:val="24"/>
            </w:rPr>
          </w:rPrChange>
        </w:rPr>
        <w:t xml:space="preserve"> Vista de valores de componentes electrónicos.</w:t>
      </w:r>
    </w:p>
    <w:p w:rsidR="005D6B04" w:rsidRPr="00DC56EB" w:rsidRDefault="000B3233" w:rsidP="005D6B04">
      <w:pPr>
        <w:pStyle w:val="Ttulo2"/>
        <w:rPr>
          <w:szCs w:val="24"/>
          <w:rPrChange w:id="1802" w:author="Pervac" w:date="2014-08-31T23:45:00Z">
            <w:rPr>
              <w:szCs w:val="24"/>
            </w:rPr>
          </w:rPrChange>
        </w:rPr>
      </w:pPr>
      <w:bookmarkStart w:id="1803" w:name="_Toc384591226"/>
      <w:bookmarkStart w:id="1804" w:name="_Toc396406907"/>
      <w:r w:rsidRPr="00DC56EB">
        <w:rPr>
          <w:szCs w:val="24"/>
          <w:rPrChange w:id="1805" w:author="Pervac" w:date="2014-08-31T23:45:00Z">
            <w:rPr>
              <w:szCs w:val="24"/>
            </w:rPr>
          </w:rPrChange>
        </w:rPr>
        <w:lastRenderedPageBreak/>
        <w:t>1.6.5</w:t>
      </w:r>
      <w:r w:rsidR="005D6B04" w:rsidRPr="00DC56EB">
        <w:rPr>
          <w:szCs w:val="24"/>
          <w:rPrChange w:id="1806" w:author="Pervac" w:date="2014-08-31T23:45:00Z">
            <w:rPr>
              <w:szCs w:val="24"/>
            </w:rPr>
          </w:rPrChange>
        </w:rPr>
        <w:t xml:space="preserve">  Código Fuente del Hardware </w:t>
      </w:r>
      <w:proofErr w:type="spellStart"/>
      <w:r w:rsidR="005D6B04" w:rsidRPr="00DC56EB">
        <w:rPr>
          <w:szCs w:val="24"/>
          <w:rPrChange w:id="1807" w:author="Pervac" w:date="2014-08-31T23:45:00Z">
            <w:rPr>
              <w:szCs w:val="24"/>
            </w:rPr>
          </w:rPrChange>
        </w:rPr>
        <w:t>Arduino</w:t>
      </w:r>
      <w:proofErr w:type="spellEnd"/>
      <w:r w:rsidR="005D6B04" w:rsidRPr="00DC56EB">
        <w:rPr>
          <w:szCs w:val="24"/>
          <w:rPrChange w:id="1808" w:author="Pervac" w:date="2014-08-31T23:45:00Z">
            <w:rPr>
              <w:szCs w:val="24"/>
            </w:rPr>
          </w:rPrChange>
        </w:rPr>
        <w:t xml:space="preserve"> Mega 2560 </w:t>
      </w:r>
      <w:proofErr w:type="spellStart"/>
      <w:r w:rsidR="005D6B04" w:rsidRPr="00DC56EB">
        <w:rPr>
          <w:szCs w:val="24"/>
          <w:rPrChange w:id="1809" w:author="Pervac" w:date="2014-08-31T23:45:00Z">
            <w:rPr>
              <w:szCs w:val="24"/>
            </w:rPr>
          </w:rPrChange>
        </w:rPr>
        <w:t>Rev</w:t>
      </w:r>
      <w:proofErr w:type="spellEnd"/>
      <w:r w:rsidR="005D6B04" w:rsidRPr="00DC56EB">
        <w:rPr>
          <w:szCs w:val="24"/>
          <w:rPrChange w:id="1810" w:author="Pervac" w:date="2014-08-31T23:45:00Z">
            <w:rPr>
              <w:szCs w:val="24"/>
            </w:rPr>
          </w:rPrChange>
        </w:rPr>
        <w:t xml:space="preserve"> 3</w:t>
      </w:r>
      <w:bookmarkEnd w:id="1803"/>
      <w:bookmarkEnd w:id="1804"/>
    </w:p>
    <w:p w:rsidR="005D6B04" w:rsidRPr="00DC56EB" w:rsidRDefault="005D6B04" w:rsidP="005D6B04">
      <w:pPr>
        <w:spacing w:line="480" w:lineRule="auto"/>
        <w:rPr>
          <w:rFonts w:cs="Times New Roman"/>
          <w:color w:val="000000" w:themeColor="text1"/>
          <w:sz w:val="24"/>
          <w:szCs w:val="24"/>
        </w:rPr>
      </w:pPr>
      <w:r w:rsidRPr="00DC56EB">
        <w:rPr>
          <w:rFonts w:cs="Times New Roman"/>
          <w:noProof/>
          <w:color w:val="000000" w:themeColor="text1"/>
          <w:sz w:val="24"/>
          <w:szCs w:val="24"/>
          <w:lang w:eastAsia="es-PE"/>
        </w:rPr>
        <w:drawing>
          <wp:inline distT="0" distB="0" distL="0" distR="0" wp14:anchorId="2357B78E" wp14:editId="77298498">
            <wp:extent cx="5300750" cy="62198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8939" r="62596" b="32546"/>
                    <a:stretch/>
                  </pic:blipFill>
                  <pic:spPr bwMode="auto">
                    <a:xfrm>
                      <a:off x="0" y="0"/>
                      <a:ext cx="5302824" cy="6222258"/>
                    </a:xfrm>
                    <a:prstGeom prst="rect">
                      <a:avLst/>
                    </a:prstGeom>
                    <a:ln>
                      <a:noFill/>
                    </a:ln>
                    <a:extLst>
                      <a:ext uri="{53640926-AAD7-44D8-BBD7-CCE9431645EC}">
                        <a14:shadowObscured xmlns:a14="http://schemas.microsoft.com/office/drawing/2010/main"/>
                      </a:ext>
                    </a:extLst>
                  </pic:spPr>
                </pic:pic>
              </a:graphicData>
            </a:graphic>
          </wp:inline>
        </w:drawing>
      </w:r>
    </w:p>
    <w:p w:rsidR="005D6B04" w:rsidRPr="00DC56EB" w:rsidRDefault="005D6B04" w:rsidP="005D6B04">
      <w:pPr>
        <w:pStyle w:val="Ttulo2"/>
        <w:rPr>
          <w:rFonts w:cs="Times New Roman"/>
          <w:szCs w:val="24"/>
          <w:rPrChange w:id="1811" w:author="Pervac" w:date="2014-08-31T23:45:00Z">
            <w:rPr>
              <w:rFonts w:cs="Times New Roman"/>
              <w:szCs w:val="24"/>
            </w:rPr>
          </w:rPrChange>
        </w:rPr>
      </w:pPr>
    </w:p>
    <w:bookmarkEnd w:id="1"/>
    <w:p w:rsidR="005D6B04" w:rsidRPr="00DC56EB" w:rsidRDefault="005D6B04" w:rsidP="00B61F8C">
      <w:pPr>
        <w:spacing w:line="480" w:lineRule="auto"/>
        <w:jc w:val="both"/>
        <w:rPr>
          <w:color w:val="000000" w:themeColor="text1"/>
          <w:sz w:val="28"/>
          <w:szCs w:val="28"/>
          <w:rPrChange w:id="1812" w:author="Pervac" w:date="2014-08-31T23:45:00Z">
            <w:rPr>
              <w:rFonts w:ascii="Bradley Hand ITC" w:hAnsi="Bradley Hand ITC"/>
              <w:color w:val="000000" w:themeColor="text1"/>
              <w:sz w:val="28"/>
              <w:szCs w:val="28"/>
            </w:rPr>
          </w:rPrChange>
        </w:rPr>
      </w:pPr>
    </w:p>
    <w:sectPr w:rsidR="005D6B04" w:rsidRPr="00DC56EB" w:rsidSect="009B3819">
      <w:footerReference w:type="default" r:id="rId23"/>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C25" w:rsidRDefault="00E92C25" w:rsidP="009B3819">
      <w:pPr>
        <w:spacing w:after="0" w:line="240" w:lineRule="auto"/>
      </w:pPr>
      <w:r>
        <w:separator/>
      </w:r>
    </w:p>
  </w:endnote>
  <w:endnote w:type="continuationSeparator" w:id="0">
    <w:p w:rsidR="00E92C25" w:rsidRDefault="00E92C25" w:rsidP="009B3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Buxton Sketch">
    <w:panose1 w:val="03080500000500000004"/>
    <w:charset w:val="00"/>
    <w:family w:val="script"/>
    <w:pitch w:val="variable"/>
    <w:sig w:usb0="A00002AF" w:usb1="400020D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0695756"/>
      <w:docPartObj>
        <w:docPartGallery w:val="Page Numbers (Bottom of Page)"/>
        <w:docPartUnique/>
      </w:docPartObj>
    </w:sdtPr>
    <w:sdtEndPr/>
    <w:sdtContent>
      <w:p w:rsidR="00CF2C5C" w:rsidRDefault="00CF2C5C">
        <w:pPr>
          <w:pStyle w:val="Piedepgina"/>
          <w:jc w:val="center"/>
        </w:pPr>
        <w:r>
          <w:fldChar w:fldCharType="begin"/>
        </w:r>
        <w:r>
          <w:instrText>PAGE   \* MERGEFORMAT</w:instrText>
        </w:r>
        <w:r>
          <w:fldChar w:fldCharType="separate"/>
        </w:r>
        <w:r w:rsidR="00DC56EB" w:rsidRPr="00DC56EB">
          <w:rPr>
            <w:noProof/>
            <w:lang w:val="es-ES"/>
          </w:rPr>
          <w:t>2</w:t>
        </w:r>
        <w:r>
          <w:fldChar w:fldCharType="end"/>
        </w:r>
      </w:p>
    </w:sdtContent>
  </w:sdt>
  <w:p w:rsidR="00CF2C5C" w:rsidRDefault="00CF2C5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631902"/>
      <w:docPartObj>
        <w:docPartGallery w:val="Page Numbers (Bottom of Page)"/>
        <w:docPartUnique/>
      </w:docPartObj>
    </w:sdtPr>
    <w:sdtEndPr/>
    <w:sdtContent>
      <w:p w:rsidR="00CF2C5C" w:rsidRDefault="00CF2C5C">
        <w:pPr>
          <w:pStyle w:val="Piedepgina"/>
          <w:jc w:val="center"/>
        </w:pPr>
        <w:r>
          <w:fldChar w:fldCharType="begin"/>
        </w:r>
        <w:r>
          <w:instrText>PAGE   \* MERGEFORMAT</w:instrText>
        </w:r>
        <w:r>
          <w:fldChar w:fldCharType="separate"/>
        </w:r>
        <w:r w:rsidR="00DC56EB" w:rsidRPr="00DC56EB">
          <w:rPr>
            <w:noProof/>
            <w:lang w:val="es-ES"/>
          </w:rPr>
          <w:t>24</w:t>
        </w:r>
        <w:r>
          <w:fldChar w:fldCharType="end"/>
        </w:r>
      </w:p>
    </w:sdtContent>
  </w:sdt>
  <w:p w:rsidR="00CF2C5C" w:rsidRDefault="00CF2C5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C25" w:rsidRDefault="00E92C25" w:rsidP="009B3819">
      <w:pPr>
        <w:spacing w:after="0" w:line="240" w:lineRule="auto"/>
      </w:pPr>
      <w:r>
        <w:separator/>
      </w:r>
    </w:p>
  </w:footnote>
  <w:footnote w:type="continuationSeparator" w:id="0">
    <w:p w:rsidR="00E92C25" w:rsidRDefault="00E92C25" w:rsidP="009B38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890CB5"/>
    <w:multiLevelType w:val="hybridMultilevel"/>
    <w:tmpl w:val="5934B9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463B7975"/>
    <w:multiLevelType w:val="hybridMultilevel"/>
    <w:tmpl w:val="BEEE47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5AB92D5C"/>
    <w:multiLevelType w:val="hybridMultilevel"/>
    <w:tmpl w:val="A928F8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66260412"/>
    <w:multiLevelType w:val="hybridMultilevel"/>
    <w:tmpl w:val="CCBAAAB6"/>
    <w:lvl w:ilvl="0" w:tplc="1B42FC8A">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72E62159"/>
    <w:multiLevelType w:val="hybridMultilevel"/>
    <w:tmpl w:val="FCA4B0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C48"/>
    <w:rsid w:val="000434AD"/>
    <w:rsid w:val="000473F8"/>
    <w:rsid w:val="000B3233"/>
    <w:rsid w:val="000C14AA"/>
    <w:rsid w:val="000C45FA"/>
    <w:rsid w:val="000D50B3"/>
    <w:rsid w:val="000D6520"/>
    <w:rsid w:val="001322E0"/>
    <w:rsid w:val="00185100"/>
    <w:rsid w:val="00243789"/>
    <w:rsid w:val="00255E17"/>
    <w:rsid w:val="00281306"/>
    <w:rsid w:val="002D1A93"/>
    <w:rsid w:val="00310D2A"/>
    <w:rsid w:val="003609DC"/>
    <w:rsid w:val="003C4C48"/>
    <w:rsid w:val="00420D07"/>
    <w:rsid w:val="0044117F"/>
    <w:rsid w:val="004E3E01"/>
    <w:rsid w:val="004E42BC"/>
    <w:rsid w:val="004F763B"/>
    <w:rsid w:val="00594002"/>
    <w:rsid w:val="00597161"/>
    <w:rsid w:val="005D0F0C"/>
    <w:rsid w:val="005D6B04"/>
    <w:rsid w:val="00600408"/>
    <w:rsid w:val="00641E7A"/>
    <w:rsid w:val="0071587A"/>
    <w:rsid w:val="00775AE1"/>
    <w:rsid w:val="00832E9C"/>
    <w:rsid w:val="00871FDE"/>
    <w:rsid w:val="008752CA"/>
    <w:rsid w:val="008A55C6"/>
    <w:rsid w:val="008D02E4"/>
    <w:rsid w:val="009258F5"/>
    <w:rsid w:val="00970F22"/>
    <w:rsid w:val="009B3819"/>
    <w:rsid w:val="009E130A"/>
    <w:rsid w:val="00B54727"/>
    <w:rsid w:val="00B56FD7"/>
    <w:rsid w:val="00B61F8C"/>
    <w:rsid w:val="00BE76FC"/>
    <w:rsid w:val="00C1783E"/>
    <w:rsid w:val="00CF2C5C"/>
    <w:rsid w:val="00DA222E"/>
    <w:rsid w:val="00DB256A"/>
    <w:rsid w:val="00DC24FA"/>
    <w:rsid w:val="00DC56EB"/>
    <w:rsid w:val="00E02053"/>
    <w:rsid w:val="00E57266"/>
    <w:rsid w:val="00E8630F"/>
    <w:rsid w:val="00E92C25"/>
    <w:rsid w:val="00E945B0"/>
    <w:rsid w:val="00EC6D69"/>
    <w:rsid w:val="00ED7FEB"/>
    <w:rsid w:val="00F0584A"/>
    <w:rsid w:val="00F17D6D"/>
    <w:rsid w:val="00F74923"/>
    <w:rsid w:val="00FC4F5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81306"/>
    <w:pPr>
      <w:keepNext/>
      <w:keepLines/>
      <w:spacing w:before="480" w:after="0"/>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281306"/>
    <w:pPr>
      <w:keepNext/>
      <w:keepLines/>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uiPriority w:val="9"/>
    <w:semiHidden/>
    <w:unhideWhenUsed/>
    <w:qFormat/>
    <w:rsid w:val="005D6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256A"/>
    <w:pPr>
      <w:ind w:left="720"/>
      <w:contextualSpacing/>
    </w:pPr>
  </w:style>
  <w:style w:type="paragraph" w:styleId="Encabezado">
    <w:name w:val="header"/>
    <w:basedOn w:val="Normal"/>
    <w:link w:val="EncabezadoCar"/>
    <w:uiPriority w:val="99"/>
    <w:unhideWhenUsed/>
    <w:rsid w:val="009B38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819"/>
  </w:style>
  <w:style w:type="paragraph" w:styleId="Piedepgina">
    <w:name w:val="footer"/>
    <w:basedOn w:val="Normal"/>
    <w:link w:val="PiedepginaCar"/>
    <w:uiPriority w:val="99"/>
    <w:unhideWhenUsed/>
    <w:rsid w:val="009B38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819"/>
  </w:style>
  <w:style w:type="character" w:customStyle="1" w:styleId="Ttulo1Car">
    <w:name w:val="Título 1 Car"/>
    <w:basedOn w:val="Fuentedeprrafopredeter"/>
    <w:link w:val="Ttulo1"/>
    <w:uiPriority w:val="9"/>
    <w:rsid w:val="00281306"/>
    <w:rPr>
      <w:rFonts w:eastAsiaTheme="majorEastAsia" w:cstheme="majorBidi"/>
      <w:b/>
      <w:bCs/>
      <w:color w:val="000000" w:themeColor="text1"/>
      <w:sz w:val="24"/>
      <w:szCs w:val="28"/>
    </w:rPr>
  </w:style>
  <w:style w:type="character" w:customStyle="1" w:styleId="Ttulo2Car">
    <w:name w:val="Título 2 Car"/>
    <w:basedOn w:val="Fuentedeprrafopredeter"/>
    <w:link w:val="Ttulo2"/>
    <w:uiPriority w:val="9"/>
    <w:rsid w:val="00281306"/>
    <w:rPr>
      <w:rFonts w:eastAsiaTheme="majorEastAsia" w:cstheme="majorBidi"/>
      <w:b/>
      <w:bCs/>
      <w:color w:val="000000" w:themeColor="text1"/>
      <w:sz w:val="24"/>
      <w:szCs w:val="26"/>
    </w:rPr>
  </w:style>
  <w:style w:type="paragraph" w:styleId="TtulodeTDC">
    <w:name w:val="TOC Heading"/>
    <w:basedOn w:val="Ttulo1"/>
    <w:next w:val="Normal"/>
    <w:uiPriority w:val="39"/>
    <w:semiHidden/>
    <w:unhideWhenUsed/>
    <w:qFormat/>
    <w:rsid w:val="00F0584A"/>
    <w:pPr>
      <w:outlineLvl w:val="9"/>
    </w:pPr>
    <w:rPr>
      <w:rFonts w:asciiTheme="majorHAnsi" w:hAnsiTheme="majorHAnsi"/>
      <w:color w:val="365F91" w:themeColor="accent1" w:themeShade="BF"/>
      <w:lang w:eastAsia="es-PE"/>
    </w:rPr>
  </w:style>
  <w:style w:type="paragraph" w:styleId="TDC1">
    <w:name w:val="toc 1"/>
    <w:basedOn w:val="Normal"/>
    <w:next w:val="Normal"/>
    <w:autoRedefine/>
    <w:uiPriority w:val="39"/>
    <w:unhideWhenUsed/>
    <w:rsid w:val="00F0584A"/>
    <w:pPr>
      <w:spacing w:after="100"/>
    </w:pPr>
  </w:style>
  <w:style w:type="paragraph" w:styleId="TDC2">
    <w:name w:val="toc 2"/>
    <w:basedOn w:val="Normal"/>
    <w:next w:val="Normal"/>
    <w:autoRedefine/>
    <w:uiPriority w:val="39"/>
    <w:unhideWhenUsed/>
    <w:rsid w:val="00F0584A"/>
    <w:pPr>
      <w:spacing w:after="100"/>
      <w:ind w:left="220"/>
    </w:pPr>
  </w:style>
  <w:style w:type="character" w:styleId="Hipervnculo">
    <w:name w:val="Hyperlink"/>
    <w:basedOn w:val="Fuentedeprrafopredeter"/>
    <w:uiPriority w:val="99"/>
    <w:unhideWhenUsed/>
    <w:rsid w:val="00F0584A"/>
    <w:rPr>
      <w:color w:val="0000FF" w:themeColor="hyperlink"/>
      <w:u w:val="single"/>
    </w:rPr>
  </w:style>
  <w:style w:type="paragraph" w:styleId="Textodeglobo">
    <w:name w:val="Balloon Text"/>
    <w:basedOn w:val="Normal"/>
    <w:link w:val="TextodegloboCar"/>
    <w:uiPriority w:val="99"/>
    <w:semiHidden/>
    <w:unhideWhenUsed/>
    <w:rsid w:val="00F058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84A"/>
    <w:rPr>
      <w:rFonts w:ascii="Tahoma" w:hAnsi="Tahoma" w:cs="Tahoma"/>
      <w:sz w:val="16"/>
      <w:szCs w:val="16"/>
    </w:rPr>
  </w:style>
  <w:style w:type="character" w:customStyle="1" w:styleId="Ttulo3Car">
    <w:name w:val="Título 3 Car"/>
    <w:basedOn w:val="Fuentedeprrafopredeter"/>
    <w:link w:val="Ttulo3"/>
    <w:uiPriority w:val="9"/>
    <w:semiHidden/>
    <w:rsid w:val="005D6B04"/>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5D6B04"/>
    <w:pPr>
      <w:spacing w:line="240" w:lineRule="auto"/>
    </w:pPr>
    <w:rPr>
      <w:b/>
      <w:bCs/>
      <w:color w:val="4F81BD" w:themeColor="accent1"/>
      <w:sz w:val="18"/>
      <w:szCs w:val="18"/>
    </w:rPr>
  </w:style>
  <w:style w:type="character" w:customStyle="1" w:styleId="plsql-keyword">
    <w:name w:val="plsql-keyword"/>
    <w:basedOn w:val="Fuentedeprrafopredeter"/>
    <w:rsid w:val="00775AE1"/>
  </w:style>
  <w:style w:type="character" w:customStyle="1" w:styleId="apple-converted-space">
    <w:name w:val="apple-converted-space"/>
    <w:basedOn w:val="Fuentedeprrafopredeter"/>
    <w:rsid w:val="00775AE1"/>
  </w:style>
  <w:style w:type="character" w:customStyle="1" w:styleId="plsql-word">
    <w:name w:val="plsql-word"/>
    <w:basedOn w:val="Fuentedeprrafopredeter"/>
    <w:rsid w:val="00775AE1"/>
  </w:style>
  <w:style w:type="character" w:customStyle="1" w:styleId="plsql-punctuation">
    <w:name w:val="plsql-punctuation"/>
    <w:basedOn w:val="Fuentedeprrafopredeter"/>
    <w:rsid w:val="00775AE1"/>
  </w:style>
  <w:style w:type="character" w:customStyle="1" w:styleId="plsql-operator">
    <w:name w:val="plsql-operator"/>
    <w:basedOn w:val="Fuentedeprrafopredeter"/>
    <w:rsid w:val="00775AE1"/>
  </w:style>
  <w:style w:type="character" w:customStyle="1" w:styleId="plsql-type">
    <w:name w:val="plsql-type"/>
    <w:basedOn w:val="Fuentedeprrafopredeter"/>
    <w:rsid w:val="00775AE1"/>
  </w:style>
  <w:style w:type="character" w:customStyle="1" w:styleId="plsql-separator">
    <w:name w:val="plsql-separator"/>
    <w:basedOn w:val="Fuentedeprrafopredeter"/>
    <w:rsid w:val="00775AE1"/>
  </w:style>
  <w:style w:type="character" w:customStyle="1" w:styleId="whitespace">
    <w:name w:val="whitespace"/>
    <w:basedOn w:val="Fuentedeprrafopredeter"/>
    <w:rsid w:val="00775AE1"/>
  </w:style>
  <w:style w:type="character" w:customStyle="1" w:styleId="plsql-literal">
    <w:name w:val="plsql-literal"/>
    <w:basedOn w:val="Fuentedeprrafopredeter"/>
    <w:rsid w:val="00BE76FC"/>
  </w:style>
  <w:style w:type="character" w:customStyle="1" w:styleId="plsql-function">
    <w:name w:val="plsql-function"/>
    <w:basedOn w:val="Fuentedeprrafopredeter"/>
    <w:rsid w:val="00597161"/>
  </w:style>
  <w:style w:type="character" w:customStyle="1" w:styleId="plsql-number">
    <w:name w:val="plsql-number"/>
    <w:basedOn w:val="Fuentedeprrafopredeter"/>
    <w:rsid w:val="00594002"/>
  </w:style>
  <w:style w:type="character" w:styleId="Refdecomentario">
    <w:name w:val="annotation reference"/>
    <w:basedOn w:val="Fuentedeprrafopredeter"/>
    <w:uiPriority w:val="99"/>
    <w:semiHidden/>
    <w:unhideWhenUsed/>
    <w:rsid w:val="00B54727"/>
    <w:rPr>
      <w:sz w:val="16"/>
      <w:szCs w:val="16"/>
    </w:rPr>
  </w:style>
  <w:style w:type="paragraph" w:styleId="Textocomentario">
    <w:name w:val="annotation text"/>
    <w:basedOn w:val="Normal"/>
    <w:link w:val="TextocomentarioCar"/>
    <w:uiPriority w:val="99"/>
    <w:semiHidden/>
    <w:unhideWhenUsed/>
    <w:rsid w:val="00B547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4727"/>
    <w:rPr>
      <w:sz w:val="20"/>
      <w:szCs w:val="20"/>
    </w:rPr>
  </w:style>
  <w:style w:type="paragraph" w:styleId="Asuntodelcomentario">
    <w:name w:val="annotation subject"/>
    <w:basedOn w:val="Textocomentario"/>
    <w:next w:val="Textocomentario"/>
    <w:link w:val="AsuntodelcomentarioCar"/>
    <w:uiPriority w:val="99"/>
    <w:semiHidden/>
    <w:unhideWhenUsed/>
    <w:rsid w:val="00B54727"/>
    <w:rPr>
      <w:b/>
      <w:bCs/>
    </w:rPr>
  </w:style>
  <w:style w:type="character" w:customStyle="1" w:styleId="AsuntodelcomentarioCar">
    <w:name w:val="Asunto del comentario Car"/>
    <w:basedOn w:val="TextocomentarioCar"/>
    <w:link w:val="Asuntodelcomentario"/>
    <w:uiPriority w:val="99"/>
    <w:semiHidden/>
    <w:rsid w:val="00B5472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81306"/>
    <w:pPr>
      <w:keepNext/>
      <w:keepLines/>
      <w:spacing w:before="480" w:after="0"/>
      <w:outlineLvl w:val="0"/>
    </w:pPr>
    <w:rPr>
      <w:rFonts w:eastAsiaTheme="majorEastAsia" w:cstheme="majorBidi"/>
      <w:b/>
      <w:bCs/>
      <w:color w:val="000000" w:themeColor="text1"/>
      <w:sz w:val="24"/>
      <w:szCs w:val="28"/>
    </w:rPr>
  </w:style>
  <w:style w:type="paragraph" w:styleId="Ttulo2">
    <w:name w:val="heading 2"/>
    <w:basedOn w:val="Normal"/>
    <w:next w:val="Normal"/>
    <w:link w:val="Ttulo2Car"/>
    <w:uiPriority w:val="9"/>
    <w:unhideWhenUsed/>
    <w:qFormat/>
    <w:rsid w:val="00281306"/>
    <w:pPr>
      <w:keepNext/>
      <w:keepLines/>
      <w:spacing w:before="200" w:after="0"/>
      <w:outlineLvl w:val="1"/>
    </w:pPr>
    <w:rPr>
      <w:rFonts w:eastAsiaTheme="majorEastAsia" w:cstheme="majorBidi"/>
      <w:b/>
      <w:bCs/>
      <w:color w:val="000000" w:themeColor="text1"/>
      <w:sz w:val="24"/>
      <w:szCs w:val="26"/>
    </w:rPr>
  </w:style>
  <w:style w:type="paragraph" w:styleId="Ttulo3">
    <w:name w:val="heading 3"/>
    <w:basedOn w:val="Normal"/>
    <w:next w:val="Normal"/>
    <w:link w:val="Ttulo3Car"/>
    <w:uiPriority w:val="9"/>
    <w:semiHidden/>
    <w:unhideWhenUsed/>
    <w:qFormat/>
    <w:rsid w:val="005D6B0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B256A"/>
    <w:pPr>
      <w:ind w:left="720"/>
      <w:contextualSpacing/>
    </w:pPr>
  </w:style>
  <w:style w:type="paragraph" w:styleId="Encabezado">
    <w:name w:val="header"/>
    <w:basedOn w:val="Normal"/>
    <w:link w:val="EncabezadoCar"/>
    <w:uiPriority w:val="99"/>
    <w:unhideWhenUsed/>
    <w:rsid w:val="009B38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B3819"/>
  </w:style>
  <w:style w:type="paragraph" w:styleId="Piedepgina">
    <w:name w:val="footer"/>
    <w:basedOn w:val="Normal"/>
    <w:link w:val="PiedepginaCar"/>
    <w:uiPriority w:val="99"/>
    <w:unhideWhenUsed/>
    <w:rsid w:val="009B38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B3819"/>
  </w:style>
  <w:style w:type="character" w:customStyle="1" w:styleId="Ttulo1Car">
    <w:name w:val="Título 1 Car"/>
    <w:basedOn w:val="Fuentedeprrafopredeter"/>
    <w:link w:val="Ttulo1"/>
    <w:uiPriority w:val="9"/>
    <w:rsid w:val="00281306"/>
    <w:rPr>
      <w:rFonts w:eastAsiaTheme="majorEastAsia" w:cstheme="majorBidi"/>
      <w:b/>
      <w:bCs/>
      <w:color w:val="000000" w:themeColor="text1"/>
      <w:sz w:val="24"/>
      <w:szCs w:val="28"/>
    </w:rPr>
  </w:style>
  <w:style w:type="character" w:customStyle="1" w:styleId="Ttulo2Car">
    <w:name w:val="Título 2 Car"/>
    <w:basedOn w:val="Fuentedeprrafopredeter"/>
    <w:link w:val="Ttulo2"/>
    <w:uiPriority w:val="9"/>
    <w:rsid w:val="00281306"/>
    <w:rPr>
      <w:rFonts w:eastAsiaTheme="majorEastAsia" w:cstheme="majorBidi"/>
      <w:b/>
      <w:bCs/>
      <w:color w:val="000000" w:themeColor="text1"/>
      <w:sz w:val="24"/>
      <w:szCs w:val="26"/>
    </w:rPr>
  </w:style>
  <w:style w:type="paragraph" w:styleId="TtulodeTDC">
    <w:name w:val="TOC Heading"/>
    <w:basedOn w:val="Ttulo1"/>
    <w:next w:val="Normal"/>
    <w:uiPriority w:val="39"/>
    <w:semiHidden/>
    <w:unhideWhenUsed/>
    <w:qFormat/>
    <w:rsid w:val="00F0584A"/>
    <w:pPr>
      <w:outlineLvl w:val="9"/>
    </w:pPr>
    <w:rPr>
      <w:rFonts w:asciiTheme="majorHAnsi" w:hAnsiTheme="majorHAnsi"/>
      <w:color w:val="365F91" w:themeColor="accent1" w:themeShade="BF"/>
      <w:lang w:eastAsia="es-PE"/>
    </w:rPr>
  </w:style>
  <w:style w:type="paragraph" w:styleId="TDC1">
    <w:name w:val="toc 1"/>
    <w:basedOn w:val="Normal"/>
    <w:next w:val="Normal"/>
    <w:autoRedefine/>
    <w:uiPriority w:val="39"/>
    <w:unhideWhenUsed/>
    <w:rsid w:val="00F0584A"/>
    <w:pPr>
      <w:spacing w:after="100"/>
    </w:pPr>
  </w:style>
  <w:style w:type="paragraph" w:styleId="TDC2">
    <w:name w:val="toc 2"/>
    <w:basedOn w:val="Normal"/>
    <w:next w:val="Normal"/>
    <w:autoRedefine/>
    <w:uiPriority w:val="39"/>
    <w:unhideWhenUsed/>
    <w:rsid w:val="00F0584A"/>
    <w:pPr>
      <w:spacing w:after="100"/>
      <w:ind w:left="220"/>
    </w:pPr>
  </w:style>
  <w:style w:type="character" w:styleId="Hipervnculo">
    <w:name w:val="Hyperlink"/>
    <w:basedOn w:val="Fuentedeprrafopredeter"/>
    <w:uiPriority w:val="99"/>
    <w:unhideWhenUsed/>
    <w:rsid w:val="00F0584A"/>
    <w:rPr>
      <w:color w:val="0000FF" w:themeColor="hyperlink"/>
      <w:u w:val="single"/>
    </w:rPr>
  </w:style>
  <w:style w:type="paragraph" w:styleId="Textodeglobo">
    <w:name w:val="Balloon Text"/>
    <w:basedOn w:val="Normal"/>
    <w:link w:val="TextodegloboCar"/>
    <w:uiPriority w:val="99"/>
    <w:semiHidden/>
    <w:unhideWhenUsed/>
    <w:rsid w:val="00F0584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584A"/>
    <w:rPr>
      <w:rFonts w:ascii="Tahoma" w:hAnsi="Tahoma" w:cs="Tahoma"/>
      <w:sz w:val="16"/>
      <w:szCs w:val="16"/>
    </w:rPr>
  </w:style>
  <w:style w:type="character" w:customStyle="1" w:styleId="Ttulo3Car">
    <w:name w:val="Título 3 Car"/>
    <w:basedOn w:val="Fuentedeprrafopredeter"/>
    <w:link w:val="Ttulo3"/>
    <w:uiPriority w:val="9"/>
    <w:semiHidden/>
    <w:rsid w:val="005D6B04"/>
    <w:rPr>
      <w:rFonts w:asciiTheme="majorHAnsi" w:eastAsiaTheme="majorEastAsia" w:hAnsiTheme="majorHAnsi" w:cstheme="majorBidi"/>
      <w:b/>
      <w:bCs/>
      <w:color w:val="4F81BD" w:themeColor="accent1"/>
    </w:rPr>
  </w:style>
  <w:style w:type="paragraph" w:styleId="Epgrafe">
    <w:name w:val="caption"/>
    <w:basedOn w:val="Normal"/>
    <w:next w:val="Normal"/>
    <w:uiPriority w:val="35"/>
    <w:unhideWhenUsed/>
    <w:qFormat/>
    <w:rsid w:val="005D6B04"/>
    <w:pPr>
      <w:spacing w:line="240" w:lineRule="auto"/>
    </w:pPr>
    <w:rPr>
      <w:b/>
      <w:bCs/>
      <w:color w:val="4F81BD" w:themeColor="accent1"/>
      <w:sz w:val="18"/>
      <w:szCs w:val="18"/>
    </w:rPr>
  </w:style>
  <w:style w:type="character" w:customStyle="1" w:styleId="plsql-keyword">
    <w:name w:val="plsql-keyword"/>
    <w:basedOn w:val="Fuentedeprrafopredeter"/>
    <w:rsid w:val="00775AE1"/>
  </w:style>
  <w:style w:type="character" w:customStyle="1" w:styleId="apple-converted-space">
    <w:name w:val="apple-converted-space"/>
    <w:basedOn w:val="Fuentedeprrafopredeter"/>
    <w:rsid w:val="00775AE1"/>
  </w:style>
  <w:style w:type="character" w:customStyle="1" w:styleId="plsql-word">
    <w:name w:val="plsql-word"/>
    <w:basedOn w:val="Fuentedeprrafopredeter"/>
    <w:rsid w:val="00775AE1"/>
  </w:style>
  <w:style w:type="character" w:customStyle="1" w:styleId="plsql-punctuation">
    <w:name w:val="plsql-punctuation"/>
    <w:basedOn w:val="Fuentedeprrafopredeter"/>
    <w:rsid w:val="00775AE1"/>
  </w:style>
  <w:style w:type="character" w:customStyle="1" w:styleId="plsql-operator">
    <w:name w:val="plsql-operator"/>
    <w:basedOn w:val="Fuentedeprrafopredeter"/>
    <w:rsid w:val="00775AE1"/>
  </w:style>
  <w:style w:type="character" w:customStyle="1" w:styleId="plsql-type">
    <w:name w:val="plsql-type"/>
    <w:basedOn w:val="Fuentedeprrafopredeter"/>
    <w:rsid w:val="00775AE1"/>
  </w:style>
  <w:style w:type="character" w:customStyle="1" w:styleId="plsql-separator">
    <w:name w:val="plsql-separator"/>
    <w:basedOn w:val="Fuentedeprrafopredeter"/>
    <w:rsid w:val="00775AE1"/>
  </w:style>
  <w:style w:type="character" w:customStyle="1" w:styleId="whitespace">
    <w:name w:val="whitespace"/>
    <w:basedOn w:val="Fuentedeprrafopredeter"/>
    <w:rsid w:val="00775AE1"/>
  </w:style>
  <w:style w:type="character" w:customStyle="1" w:styleId="plsql-literal">
    <w:name w:val="plsql-literal"/>
    <w:basedOn w:val="Fuentedeprrafopredeter"/>
    <w:rsid w:val="00BE76FC"/>
  </w:style>
  <w:style w:type="character" w:customStyle="1" w:styleId="plsql-function">
    <w:name w:val="plsql-function"/>
    <w:basedOn w:val="Fuentedeprrafopredeter"/>
    <w:rsid w:val="00597161"/>
  </w:style>
  <w:style w:type="character" w:customStyle="1" w:styleId="plsql-number">
    <w:name w:val="plsql-number"/>
    <w:basedOn w:val="Fuentedeprrafopredeter"/>
    <w:rsid w:val="00594002"/>
  </w:style>
  <w:style w:type="character" w:styleId="Refdecomentario">
    <w:name w:val="annotation reference"/>
    <w:basedOn w:val="Fuentedeprrafopredeter"/>
    <w:uiPriority w:val="99"/>
    <w:semiHidden/>
    <w:unhideWhenUsed/>
    <w:rsid w:val="00B54727"/>
    <w:rPr>
      <w:sz w:val="16"/>
      <w:szCs w:val="16"/>
    </w:rPr>
  </w:style>
  <w:style w:type="paragraph" w:styleId="Textocomentario">
    <w:name w:val="annotation text"/>
    <w:basedOn w:val="Normal"/>
    <w:link w:val="TextocomentarioCar"/>
    <w:uiPriority w:val="99"/>
    <w:semiHidden/>
    <w:unhideWhenUsed/>
    <w:rsid w:val="00B547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4727"/>
    <w:rPr>
      <w:sz w:val="20"/>
      <w:szCs w:val="20"/>
    </w:rPr>
  </w:style>
  <w:style w:type="paragraph" w:styleId="Asuntodelcomentario">
    <w:name w:val="annotation subject"/>
    <w:basedOn w:val="Textocomentario"/>
    <w:next w:val="Textocomentario"/>
    <w:link w:val="AsuntodelcomentarioCar"/>
    <w:uiPriority w:val="99"/>
    <w:semiHidden/>
    <w:unhideWhenUsed/>
    <w:rsid w:val="00B54727"/>
    <w:rPr>
      <w:b/>
      <w:bCs/>
    </w:rPr>
  </w:style>
  <w:style w:type="character" w:customStyle="1" w:styleId="AsuntodelcomentarioCar">
    <w:name w:val="Asunto del comentario Car"/>
    <w:basedOn w:val="TextocomentarioCar"/>
    <w:link w:val="Asuntodelcomentario"/>
    <w:uiPriority w:val="99"/>
    <w:semiHidden/>
    <w:rsid w:val="00B547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508151">
      <w:bodyDiv w:val="1"/>
      <w:marLeft w:val="0"/>
      <w:marRight w:val="0"/>
      <w:marTop w:val="0"/>
      <w:marBottom w:val="0"/>
      <w:divBdr>
        <w:top w:val="none" w:sz="0" w:space="0" w:color="auto"/>
        <w:left w:val="none" w:sz="0" w:space="0" w:color="auto"/>
        <w:bottom w:val="none" w:sz="0" w:space="0" w:color="auto"/>
        <w:right w:val="none" w:sz="0" w:space="0" w:color="auto"/>
      </w:divBdr>
    </w:div>
    <w:div w:id="88271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855B99-30D9-417A-A163-DAF9533F9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24</Pages>
  <Words>2278</Words>
  <Characters>12534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14783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Pervac</dc:creator>
  <cp:lastModifiedBy>Pervac</cp:lastModifiedBy>
  <cp:revision>18</cp:revision>
  <dcterms:created xsi:type="dcterms:W3CDTF">2014-08-10T14:14:00Z</dcterms:created>
  <dcterms:modified xsi:type="dcterms:W3CDTF">2014-09-01T04:48:00Z</dcterms:modified>
</cp:coreProperties>
</file>